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E0F33" w14:textId="36877AC9" w:rsidR="00AB430C" w:rsidRDefault="00AB430C" w:rsidP="008506E6">
      <w:pPr>
        <w:jc w:val="both"/>
        <w:rPr>
          <w:rFonts w:ascii="Arial" w:eastAsia="Arial" w:hAnsi="Arial" w:cs="Arial"/>
          <w:b/>
          <w:sz w:val="22"/>
          <w:szCs w:val="22"/>
        </w:rPr>
      </w:pPr>
      <w:r w:rsidRPr="00697DD7">
        <w:rPr>
          <w:rFonts w:ascii="Arial" w:eastAsia="Arial" w:hAnsi="Arial" w:cs="Arial"/>
          <w:b/>
          <w:sz w:val="32"/>
          <w:szCs w:val="32"/>
        </w:rPr>
        <w:t xml:space="preserve">Changing </w:t>
      </w:r>
      <w:r w:rsidR="004D7A81">
        <w:rPr>
          <w:rFonts w:ascii="Arial" w:eastAsia="Arial" w:hAnsi="Arial" w:cs="Arial"/>
          <w:b/>
          <w:sz w:val="32"/>
          <w:szCs w:val="32"/>
        </w:rPr>
        <w:t>e</w:t>
      </w:r>
      <w:r w:rsidRPr="00697DD7">
        <w:rPr>
          <w:rFonts w:ascii="Arial" w:eastAsia="Arial" w:hAnsi="Arial" w:cs="Arial"/>
          <w:b/>
          <w:sz w:val="32"/>
          <w:szCs w:val="32"/>
        </w:rPr>
        <w:t xml:space="preserve">lectronic </w:t>
      </w:r>
      <w:r w:rsidR="004D7A81">
        <w:rPr>
          <w:rFonts w:ascii="Arial" w:eastAsia="Arial" w:hAnsi="Arial" w:cs="Arial"/>
          <w:b/>
          <w:sz w:val="32"/>
          <w:szCs w:val="32"/>
        </w:rPr>
        <w:t>u</w:t>
      </w:r>
      <w:r w:rsidRPr="00697DD7">
        <w:rPr>
          <w:rFonts w:ascii="Arial" w:eastAsia="Arial" w:hAnsi="Arial" w:cs="Arial"/>
          <w:b/>
          <w:sz w:val="32"/>
          <w:szCs w:val="32"/>
        </w:rPr>
        <w:t xml:space="preserve">se </w:t>
      </w:r>
      <w:r w:rsidR="004D7A81">
        <w:rPr>
          <w:rFonts w:ascii="Arial" w:eastAsia="Arial" w:hAnsi="Arial" w:cs="Arial"/>
          <w:b/>
          <w:sz w:val="32"/>
          <w:szCs w:val="32"/>
        </w:rPr>
        <w:t>b</w:t>
      </w:r>
      <w:r w:rsidRPr="00697DD7">
        <w:rPr>
          <w:rFonts w:ascii="Arial" w:eastAsia="Arial" w:hAnsi="Arial" w:cs="Arial"/>
          <w:b/>
          <w:sz w:val="32"/>
          <w:szCs w:val="32"/>
        </w:rPr>
        <w:t xml:space="preserve">ehavior in </w:t>
      </w:r>
      <w:r w:rsidR="004D7A81">
        <w:rPr>
          <w:rFonts w:ascii="Arial" w:eastAsia="Arial" w:hAnsi="Arial" w:cs="Arial"/>
          <w:b/>
          <w:sz w:val="32"/>
          <w:szCs w:val="32"/>
        </w:rPr>
        <w:t>a</w:t>
      </w:r>
      <w:r w:rsidRPr="00697DD7">
        <w:rPr>
          <w:rFonts w:ascii="Arial" w:eastAsia="Arial" w:hAnsi="Arial" w:cs="Arial"/>
          <w:b/>
          <w:sz w:val="32"/>
          <w:szCs w:val="32"/>
        </w:rPr>
        <w:t xml:space="preserve">dolescents </w:t>
      </w:r>
      <w:r w:rsidR="004D7A81">
        <w:rPr>
          <w:rFonts w:ascii="Arial" w:eastAsia="Arial" w:hAnsi="Arial" w:cs="Arial"/>
          <w:b/>
          <w:sz w:val="32"/>
          <w:szCs w:val="32"/>
        </w:rPr>
        <w:t>w</w:t>
      </w:r>
      <w:r w:rsidRPr="00697DD7">
        <w:rPr>
          <w:rFonts w:ascii="Arial" w:eastAsia="Arial" w:hAnsi="Arial" w:cs="Arial"/>
          <w:b/>
          <w:sz w:val="32"/>
          <w:szCs w:val="32"/>
        </w:rPr>
        <w:t xml:space="preserve">hile </w:t>
      </w:r>
      <w:r w:rsidR="004D7A81">
        <w:rPr>
          <w:rFonts w:ascii="Arial" w:eastAsia="Arial" w:hAnsi="Arial" w:cs="Arial"/>
          <w:b/>
          <w:sz w:val="32"/>
          <w:szCs w:val="32"/>
        </w:rPr>
        <w:t>s</w:t>
      </w:r>
      <w:r w:rsidRPr="00697DD7">
        <w:rPr>
          <w:rFonts w:ascii="Arial" w:eastAsia="Arial" w:hAnsi="Arial" w:cs="Arial"/>
          <w:b/>
          <w:sz w:val="32"/>
          <w:szCs w:val="32"/>
        </w:rPr>
        <w:t xml:space="preserve">tudying: </w:t>
      </w:r>
      <w:r w:rsidR="004D7A81">
        <w:rPr>
          <w:rFonts w:ascii="Arial" w:eastAsia="Arial" w:hAnsi="Arial" w:cs="Arial"/>
          <w:b/>
          <w:sz w:val="32"/>
          <w:szCs w:val="32"/>
        </w:rPr>
        <w:t>a</w:t>
      </w:r>
      <w:r w:rsidRPr="00697DD7">
        <w:rPr>
          <w:rFonts w:ascii="Arial" w:eastAsia="Arial" w:hAnsi="Arial" w:cs="Arial"/>
          <w:b/>
          <w:sz w:val="32"/>
          <w:szCs w:val="32"/>
        </w:rPr>
        <w:t xml:space="preserve">n </w:t>
      </w:r>
      <w:r w:rsidR="004D7A81">
        <w:rPr>
          <w:rFonts w:ascii="Arial" w:eastAsia="Arial" w:hAnsi="Arial" w:cs="Arial"/>
          <w:b/>
          <w:sz w:val="32"/>
          <w:szCs w:val="32"/>
        </w:rPr>
        <w:t>i</w:t>
      </w:r>
      <w:r w:rsidRPr="00697DD7">
        <w:rPr>
          <w:rFonts w:ascii="Arial" w:eastAsia="Arial" w:hAnsi="Arial" w:cs="Arial"/>
          <w:b/>
          <w:sz w:val="32"/>
          <w:szCs w:val="32"/>
        </w:rPr>
        <w:t xml:space="preserve">nterventional </w:t>
      </w:r>
      <w:r w:rsidR="004D7A81">
        <w:rPr>
          <w:rFonts w:ascii="Arial" w:eastAsia="Arial" w:hAnsi="Arial" w:cs="Arial"/>
          <w:b/>
          <w:sz w:val="32"/>
          <w:szCs w:val="32"/>
        </w:rPr>
        <w:t>p</w:t>
      </w:r>
      <w:r w:rsidRPr="00697DD7">
        <w:rPr>
          <w:rFonts w:ascii="Arial" w:eastAsia="Arial" w:hAnsi="Arial" w:cs="Arial"/>
          <w:b/>
          <w:sz w:val="32"/>
          <w:szCs w:val="32"/>
        </w:rPr>
        <w:t xml:space="preserve">sychology </w:t>
      </w:r>
      <w:r w:rsidR="004D7A81">
        <w:rPr>
          <w:rFonts w:ascii="Arial" w:eastAsia="Arial" w:hAnsi="Arial" w:cs="Arial"/>
          <w:b/>
          <w:sz w:val="32"/>
          <w:szCs w:val="32"/>
        </w:rPr>
        <w:t>e</w:t>
      </w:r>
      <w:r w:rsidRPr="00697DD7">
        <w:rPr>
          <w:rFonts w:ascii="Arial" w:eastAsia="Arial" w:hAnsi="Arial" w:cs="Arial"/>
          <w:b/>
          <w:sz w:val="32"/>
          <w:szCs w:val="32"/>
        </w:rPr>
        <w:t>xperiment</w:t>
      </w:r>
    </w:p>
    <w:p w14:paraId="0DF9E395" w14:textId="77777777" w:rsidR="00AB430C" w:rsidRDefault="00AB430C" w:rsidP="008506E6">
      <w:pPr>
        <w:jc w:val="both"/>
        <w:rPr>
          <w:rFonts w:ascii="Arial" w:eastAsia="Arial" w:hAnsi="Arial" w:cs="Arial"/>
          <w:b/>
          <w:sz w:val="22"/>
          <w:szCs w:val="22"/>
        </w:rPr>
      </w:pPr>
    </w:p>
    <w:p w14:paraId="469C8C9E" w14:textId="31BF8AB1" w:rsidR="00AB430C" w:rsidRDefault="00AB430C" w:rsidP="008506E6">
      <w:pPr>
        <w:jc w:val="both"/>
        <w:rPr>
          <w:rFonts w:ascii="Arial" w:eastAsia="Arial" w:hAnsi="Arial" w:cs="Arial"/>
          <w:b/>
          <w:sz w:val="22"/>
          <w:szCs w:val="22"/>
        </w:rPr>
      </w:pPr>
      <w:r>
        <w:rPr>
          <w:rFonts w:ascii="Arial" w:eastAsia="Arial" w:hAnsi="Arial" w:cs="Arial"/>
          <w:b/>
          <w:sz w:val="22"/>
          <w:szCs w:val="22"/>
        </w:rPr>
        <w:t>Sirohi Kumar</w:t>
      </w:r>
      <w:r>
        <w:rPr>
          <w:rFonts w:ascii="Arial" w:eastAsia="Arial" w:hAnsi="Arial" w:cs="Arial"/>
          <w:b/>
          <w:sz w:val="22"/>
          <w:szCs w:val="22"/>
          <w:vertAlign w:val="superscript"/>
        </w:rPr>
        <w:t>1</w:t>
      </w:r>
      <w:r>
        <w:rPr>
          <w:rFonts w:ascii="Arial" w:eastAsia="Arial" w:hAnsi="Arial" w:cs="Arial"/>
          <w:b/>
          <w:sz w:val="22"/>
          <w:szCs w:val="22"/>
        </w:rPr>
        <w:t>, Dawn Burgess</w:t>
      </w:r>
      <w:r w:rsidR="00EF44C8">
        <w:rPr>
          <w:rFonts w:ascii="Arial" w:eastAsia="Arial" w:hAnsi="Arial" w:cs="Arial"/>
          <w:b/>
          <w:sz w:val="22"/>
          <w:szCs w:val="22"/>
          <w:vertAlign w:val="superscript"/>
        </w:rPr>
        <w:t>1</w:t>
      </w:r>
    </w:p>
    <w:p w14:paraId="7ECB59CB" w14:textId="77777777" w:rsidR="00AB430C" w:rsidRDefault="00AB430C" w:rsidP="008506E6">
      <w:pPr>
        <w:jc w:val="both"/>
        <w:rPr>
          <w:rFonts w:ascii="Arial" w:eastAsia="Arial" w:hAnsi="Arial" w:cs="Arial"/>
          <w:b/>
          <w:sz w:val="22"/>
          <w:szCs w:val="22"/>
          <w:vertAlign w:val="superscript"/>
        </w:rPr>
      </w:pPr>
    </w:p>
    <w:p w14:paraId="4F36F237" w14:textId="77BA925D" w:rsidR="00AB430C" w:rsidRDefault="00EF44C8" w:rsidP="008506E6">
      <w:pPr>
        <w:jc w:val="both"/>
        <w:rPr>
          <w:rFonts w:ascii="Arial" w:eastAsia="Arial" w:hAnsi="Arial" w:cs="Arial"/>
          <w:sz w:val="22"/>
          <w:szCs w:val="22"/>
          <w:vertAlign w:val="superscript"/>
        </w:rPr>
      </w:pPr>
      <w:r>
        <w:rPr>
          <w:rFonts w:ascii="Arial" w:eastAsia="Arial" w:hAnsi="Arial" w:cs="Arial"/>
          <w:sz w:val="22"/>
          <w:szCs w:val="22"/>
          <w:vertAlign w:val="superscript"/>
        </w:rPr>
        <w:t>1</w:t>
      </w:r>
      <w:r w:rsidR="00AB430C">
        <w:rPr>
          <w:rFonts w:ascii="Arial" w:eastAsia="Arial" w:hAnsi="Arial" w:cs="Arial"/>
          <w:sz w:val="22"/>
          <w:szCs w:val="22"/>
          <w:vertAlign w:val="superscript"/>
        </w:rPr>
        <w:t xml:space="preserve"> </w:t>
      </w:r>
      <w:r w:rsidR="00AB430C">
        <w:rPr>
          <w:rFonts w:ascii="Arial" w:eastAsia="Arial" w:hAnsi="Arial" w:cs="Arial"/>
          <w:sz w:val="22"/>
          <w:szCs w:val="22"/>
        </w:rPr>
        <w:t>Mount Desert Island High School, Bar Harbor, Maine</w:t>
      </w:r>
    </w:p>
    <w:p w14:paraId="49EAC93C" w14:textId="77777777" w:rsidR="00AB430C" w:rsidRDefault="00AB430C" w:rsidP="008506E6">
      <w:pPr>
        <w:jc w:val="both"/>
        <w:rPr>
          <w:rFonts w:ascii="Arial" w:eastAsia="Arial" w:hAnsi="Arial" w:cs="Arial"/>
          <w:sz w:val="22"/>
          <w:szCs w:val="22"/>
          <w:vertAlign w:val="superscript"/>
        </w:rPr>
      </w:pPr>
    </w:p>
    <w:p w14:paraId="00A4628D" w14:textId="77777777" w:rsidR="00AB430C" w:rsidRDefault="00AB430C" w:rsidP="008506E6">
      <w:pPr>
        <w:jc w:val="both"/>
        <w:rPr>
          <w:rFonts w:ascii="Arial" w:eastAsia="Arial" w:hAnsi="Arial" w:cs="Arial"/>
          <w:b/>
          <w:sz w:val="22"/>
          <w:szCs w:val="22"/>
        </w:rPr>
      </w:pPr>
    </w:p>
    <w:p w14:paraId="3D655A3E" w14:textId="77777777" w:rsidR="00AB430C" w:rsidRDefault="00AB430C" w:rsidP="008506E6">
      <w:pPr>
        <w:jc w:val="both"/>
        <w:rPr>
          <w:rFonts w:ascii="Arial" w:eastAsia="Arial" w:hAnsi="Arial" w:cs="Arial"/>
          <w:b/>
          <w:sz w:val="22"/>
          <w:szCs w:val="22"/>
        </w:rPr>
      </w:pPr>
      <w:r>
        <w:rPr>
          <w:rFonts w:ascii="Arial" w:eastAsia="Arial" w:hAnsi="Arial" w:cs="Arial"/>
          <w:b/>
          <w:sz w:val="22"/>
          <w:szCs w:val="22"/>
        </w:rPr>
        <w:t>Student Authors</w:t>
      </w:r>
    </w:p>
    <w:p w14:paraId="7443DE01" w14:textId="77777777" w:rsidR="00AB430C" w:rsidRPr="00697DD7" w:rsidRDefault="00AB430C" w:rsidP="008506E6">
      <w:pPr>
        <w:jc w:val="both"/>
        <w:rPr>
          <w:rFonts w:ascii="Arial" w:eastAsia="Arial" w:hAnsi="Arial" w:cs="Arial"/>
          <w:iCs/>
          <w:sz w:val="22"/>
          <w:szCs w:val="22"/>
        </w:rPr>
      </w:pPr>
    </w:p>
    <w:p w14:paraId="6AA8BDBA" w14:textId="164C3ECC" w:rsidR="00AB430C" w:rsidRPr="00697DD7" w:rsidRDefault="00AB430C" w:rsidP="008506E6">
      <w:pPr>
        <w:jc w:val="both"/>
        <w:rPr>
          <w:rFonts w:ascii="Arial" w:eastAsia="Arial" w:hAnsi="Arial" w:cs="Arial"/>
          <w:iCs/>
          <w:sz w:val="22"/>
          <w:szCs w:val="22"/>
        </w:rPr>
      </w:pPr>
      <w:r>
        <w:rPr>
          <w:rFonts w:ascii="Arial" w:eastAsia="Arial" w:hAnsi="Arial" w:cs="Arial"/>
          <w:iCs/>
          <w:sz w:val="22"/>
          <w:szCs w:val="22"/>
        </w:rPr>
        <w:t>Sirohi Kumar</w:t>
      </w:r>
      <w:r w:rsidR="00E05DF7">
        <w:rPr>
          <w:rFonts w:ascii="Arial" w:eastAsia="Arial" w:hAnsi="Arial" w:cs="Arial"/>
          <w:iCs/>
          <w:sz w:val="22"/>
          <w:szCs w:val="22"/>
        </w:rPr>
        <w:t>,</w:t>
      </w:r>
      <w:r w:rsidR="00EF44C8">
        <w:rPr>
          <w:rFonts w:ascii="Arial" w:eastAsia="Arial" w:hAnsi="Arial" w:cs="Arial"/>
          <w:iCs/>
          <w:sz w:val="22"/>
          <w:szCs w:val="22"/>
        </w:rPr>
        <w:t xml:space="preserve"> Mount Desert Island</w:t>
      </w:r>
      <w:r w:rsidR="00E05DF7">
        <w:rPr>
          <w:rFonts w:ascii="Arial" w:eastAsia="Arial" w:hAnsi="Arial" w:cs="Arial"/>
          <w:iCs/>
          <w:sz w:val="22"/>
          <w:szCs w:val="22"/>
        </w:rPr>
        <w:t xml:space="preserve"> High School</w:t>
      </w:r>
    </w:p>
    <w:p w14:paraId="5D6EDCD8" w14:textId="77777777" w:rsidR="00AB430C" w:rsidRDefault="00AB430C" w:rsidP="008506E6">
      <w:pPr>
        <w:spacing w:line="360" w:lineRule="auto"/>
        <w:jc w:val="both"/>
        <w:rPr>
          <w:rFonts w:ascii="Arial" w:eastAsia="Arial" w:hAnsi="Arial" w:cs="Arial"/>
          <w:b/>
          <w:sz w:val="22"/>
          <w:szCs w:val="22"/>
        </w:rPr>
      </w:pPr>
    </w:p>
    <w:p w14:paraId="0B4F453A" w14:textId="77777777" w:rsidR="00AB430C" w:rsidRDefault="00AB430C" w:rsidP="008506E6">
      <w:pPr>
        <w:spacing w:line="360" w:lineRule="auto"/>
        <w:jc w:val="both"/>
        <w:rPr>
          <w:rFonts w:ascii="Arial" w:eastAsia="Arial" w:hAnsi="Arial" w:cs="Arial"/>
          <w:b/>
          <w:sz w:val="22"/>
          <w:szCs w:val="22"/>
        </w:rPr>
      </w:pPr>
    </w:p>
    <w:p w14:paraId="7F8BC8F0" w14:textId="77777777" w:rsidR="00AB430C" w:rsidRDefault="00AB430C" w:rsidP="008506E6">
      <w:pPr>
        <w:spacing w:line="360" w:lineRule="auto"/>
        <w:jc w:val="both"/>
        <w:rPr>
          <w:rFonts w:ascii="Arial" w:eastAsia="Arial" w:hAnsi="Arial" w:cs="Arial"/>
          <w:b/>
          <w:sz w:val="22"/>
          <w:szCs w:val="22"/>
        </w:rPr>
      </w:pPr>
    </w:p>
    <w:p w14:paraId="304A7C30" w14:textId="77777777" w:rsidR="00AB430C" w:rsidRDefault="00AB430C" w:rsidP="008506E6">
      <w:pPr>
        <w:spacing w:line="360" w:lineRule="auto"/>
        <w:jc w:val="both"/>
        <w:rPr>
          <w:rFonts w:ascii="Arial" w:eastAsia="Arial" w:hAnsi="Arial" w:cs="Arial"/>
          <w:b/>
          <w:sz w:val="22"/>
          <w:szCs w:val="22"/>
        </w:rPr>
      </w:pPr>
    </w:p>
    <w:p w14:paraId="56B6CAB0" w14:textId="77777777" w:rsidR="00A866FC" w:rsidRDefault="00A866FC">
      <w:pPr>
        <w:rPr>
          <w:rFonts w:ascii="Arial" w:eastAsia="Arial" w:hAnsi="Arial" w:cs="Arial"/>
          <w:b/>
          <w:sz w:val="22"/>
          <w:szCs w:val="22"/>
        </w:rPr>
      </w:pPr>
      <w:r>
        <w:rPr>
          <w:rFonts w:ascii="Arial" w:eastAsia="Arial" w:hAnsi="Arial" w:cs="Arial"/>
          <w:b/>
          <w:sz w:val="22"/>
          <w:szCs w:val="22"/>
        </w:rPr>
        <w:br w:type="page"/>
      </w:r>
    </w:p>
    <w:p w14:paraId="1B80754D" w14:textId="26D50F40" w:rsidR="001C052B" w:rsidRPr="00A3783C" w:rsidRDefault="001C052B" w:rsidP="008506E6">
      <w:pPr>
        <w:spacing w:line="360" w:lineRule="auto"/>
        <w:jc w:val="both"/>
        <w:rPr>
          <w:rFonts w:ascii="Arial" w:eastAsia="Arial" w:hAnsi="Arial" w:cs="Arial"/>
          <w:b/>
          <w:sz w:val="22"/>
          <w:szCs w:val="22"/>
        </w:rPr>
      </w:pPr>
      <w:r w:rsidRPr="00A3783C">
        <w:rPr>
          <w:rFonts w:ascii="Arial" w:eastAsia="Arial" w:hAnsi="Arial" w:cs="Arial"/>
          <w:b/>
          <w:sz w:val="22"/>
          <w:szCs w:val="22"/>
        </w:rPr>
        <w:lastRenderedPageBreak/>
        <w:t>SUMMARY</w:t>
      </w:r>
    </w:p>
    <w:p w14:paraId="4D8AD24A" w14:textId="4D58FE21" w:rsidR="001C052B" w:rsidRPr="00A3783C" w:rsidRDefault="001C052B" w:rsidP="00A1119E">
      <w:pPr>
        <w:spacing w:line="360" w:lineRule="auto"/>
        <w:jc w:val="both"/>
        <w:rPr>
          <w:rFonts w:ascii="Arial" w:eastAsia="Arial" w:hAnsi="Arial" w:cs="Arial"/>
          <w:sz w:val="22"/>
          <w:szCs w:val="22"/>
        </w:rPr>
      </w:pPr>
      <w:r w:rsidRPr="00A3783C">
        <w:rPr>
          <w:rFonts w:ascii="Arial" w:eastAsia="Arial" w:hAnsi="Arial" w:cs="Arial"/>
          <w:iCs/>
          <w:sz w:val="22"/>
          <w:szCs w:val="22"/>
        </w:rPr>
        <w:t xml:space="preserve">In an increasingly technological world, electronic distractions are ubiquitous and make focused studying difficult. Students surround themselves with technology while studying, despite a plethora of evidence that cell phones, television, and social media negatively impact academic performance. Thus, it seems that theoretical knowledge of the negative effects of electronic distraction on academic performance alone is insufficient to change </w:t>
      </w:r>
      <w:r w:rsidR="0036535E" w:rsidRPr="00A3783C">
        <w:rPr>
          <w:rFonts w:ascii="Arial" w:eastAsia="Arial" w:hAnsi="Arial" w:cs="Arial"/>
          <w:iCs/>
          <w:sz w:val="22"/>
          <w:szCs w:val="22"/>
        </w:rPr>
        <w:t>students’</w:t>
      </w:r>
      <w:r w:rsidRPr="00A3783C">
        <w:rPr>
          <w:rFonts w:ascii="Arial" w:eastAsia="Arial" w:hAnsi="Arial" w:cs="Arial"/>
          <w:iCs/>
          <w:sz w:val="22"/>
          <w:szCs w:val="22"/>
        </w:rPr>
        <w:t xml:space="preserve"> study habits. In this paper, </w:t>
      </w:r>
      <w:r w:rsidR="00E05DF7">
        <w:rPr>
          <w:rFonts w:ascii="Arial" w:eastAsia="Arial" w:hAnsi="Arial" w:cs="Arial"/>
          <w:iCs/>
          <w:sz w:val="22"/>
          <w:szCs w:val="22"/>
        </w:rPr>
        <w:t>we</w:t>
      </w:r>
      <w:r w:rsidRPr="00A3783C">
        <w:rPr>
          <w:rFonts w:ascii="Arial" w:eastAsia="Arial" w:hAnsi="Arial" w:cs="Arial"/>
          <w:iCs/>
          <w:sz w:val="22"/>
          <w:szCs w:val="22"/>
        </w:rPr>
        <w:t xml:space="preserve"> hypothesized that if high school students </w:t>
      </w:r>
      <w:r w:rsidR="004D2DA0">
        <w:rPr>
          <w:rFonts w:ascii="Arial" w:eastAsia="Arial" w:hAnsi="Arial" w:cs="Arial"/>
          <w:iCs/>
          <w:sz w:val="22"/>
          <w:szCs w:val="22"/>
        </w:rPr>
        <w:t>observed</w:t>
      </w:r>
      <w:r w:rsidRPr="00A3783C">
        <w:rPr>
          <w:rFonts w:ascii="Arial" w:eastAsia="Arial" w:hAnsi="Arial" w:cs="Arial"/>
          <w:iCs/>
          <w:sz w:val="22"/>
          <w:szCs w:val="22"/>
        </w:rPr>
        <w:t xml:space="preserve"> the change in their academic performance due to electronic distractions, they </w:t>
      </w:r>
      <w:r w:rsidR="0036535E" w:rsidRPr="00A3783C">
        <w:rPr>
          <w:rFonts w:ascii="Arial" w:eastAsia="Arial" w:hAnsi="Arial" w:cs="Arial"/>
          <w:iCs/>
          <w:sz w:val="22"/>
          <w:szCs w:val="22"/>
        </w:rPr>
        <w:t xml:space="preserve">would be </w:t>
      </w:r>
      <w:r w:rsidRPr="00A3783C">
        <w:rPr>
          <w:rFonts w:ascii="Arial" w:eastAsia="Arial" w:hAnsi="Arial" w:cs="Arial"/>
          <w:iCs/>
          <w:sz w:val="22"/>
          <w:szCs w:val="22"/>
        </w:rPr>
        <w:t xml:space="preserve">more likely to change their study habits. </w:t>
      </w:r>
      <w:r w:rsidR="00E05DF7">
        <w:rPr>
          <w:rFonts w:ascii="Arial" w:eastAsia="Arial" w:hAnsi="Arial" w:cs="Arial"/>
          <w:iCs/>
          <w:sz w:val="22"/>
          <w:szCs w:val="22"/>
        </w:rPr>
        <w:t>We</w:t>
      </w:r>
      <w:r w:rsidRPr="00A3783C">
        <w:rPr>
          <w:rFonts w:ascii="Arial" w:eastAsia="Arial" w:hAnsi="Arial" w:cs="Arial"/>
          <w:iCs/>
          <w:sz w:val="22"/>
          <w:szCs w:val="22"/>
        </w:rPr>
        <w:t xml:space="preserve"> conducted an interventional psychology experiment to test the </w:t>
      </w:r>
      <w:r w:rsidR="004D2DA0">
        <w:rPr>
          <w:rFonts w:ascii="Arial" w:eastAsia="Arial" w:hAnsi="Arial" w:cs="Arial"/>
          <w:iCs/>
          <w:sz w:val="22"/>
          <w:szCs w:val="22"/>
        </w:rPr>
        <w:t xml:space="preserve">verbal and visual </w:t>
      </w:r>
      <w:r w:rsidRPr="00A3783C">
        <w:rPr>
          <w:rFonts w:ascii="Arial" w:eastAsia="Arial" w:hAnsi="Arial" w:cs="Arial"/>
          <w:iCs/>
          <w:sz w:val="22"/>
          <w:szCs w:val="22"/>
        </w:rPr>
        <w:t xml:space="preserve">memory of high school students with </w:t>
      </w:r>
      <w:r w:rsidR="0036535E" w:rsidRPr="00A3783C">
        <w:rPr>
          <w:rFonts w:ascii="Arial" w:eastAsia="Arial" w:hAnsi="Arial" w:cs="Arial"/>
          <w:iCs/>
          <w:sz w:val="22"/>
          <w:szCs w:val="22"/>
        </w:rPr>
        <w:t xml:space="preserve">various </w:t>
      </w:r>
      <w:r w:rsidRPr="00A3783C">
        <w:rPr>
          <w:rFonts w:ascii="Arial" w:eastAsia="Arial" w:hAnsi="Arial" w:cs="Arial"/>
          <w:iCs/>
          <w:sz w:val="22"/>
          <w:szCs w:val="22"/>
        </w:rPr>
        <w:t xml:space="preserve">distractions present. The </w:t>
      </w:r>
      <w:r w:rsidR="0036535E" w:rsidRPr="00A3783C">
        <w:rPr>
          <w:rFonts w:ascii="Arial" w:eastAsia="Arial" w:hAnsi="Arial" w:cs="Arial"/>
          <w:iCs/>
          <w:sz w:val="22"/>
          <w:szCs w:val="22"/>
        </w:rPr>
        <w:t xml:space="preserve">students </w:t>
      </w:r>
      <w:r w:rsidRPr="00A3783C">
        <w:rPr>
          <w:rFonts w:ascii="Arial" w:eastAsia="Arial" w:hAnsi="Arial" w:cs="Arial"/>
          <w:iCs/>
          <w:sz w:val="22"/>
          <w:szCs w:val="22"/>
        </w:rPr>
        <w:t>performed these tests while listening</w:t>
      </w:r>
      <w:r w:rsidR="003251CC" w:rsidRPr="00A3783C">
        <w:rPr>
          <w:rFonts w:ascii="Arial" w:eastAsia="Arial" w:hAnsi="Arial" w:cs="Arial"/>
          <w:iCs/>
          <w:sz w:val="22"/>
          <w:szCs w:val="22"/>
        </w:rPr>
        <w:t xml:space="preserve"> to</w:t>
      </w:r>
      <w:r w:rsidRPr="00A3783C">
        <w:rPr>
          <w:rFonts w:ascii="Arial" w:eastAsia="Arial" w:hAnsi="Arial" w:cs="Arial"/>
          <w:iCs/>
          <w:sz w:val="22"/>
          <w:szCs w:val="22"/>
        </w:rPr>
        <w:t xml:space="preserve"> instrumental music, lyrical music</w:t>
      </w:r>
      <w:r w:rsidR="003251CC" w:rsidRPr="00A3783C">
        <w:rPr>
          <w:rFonts w:ascii="Arial" w:eastAsia="Arial" w:hAnsi="Arial" w:cs="Arial"/>
          <w:iCs/>
          <w:sz w:val="22"/>
          <w:szCs w:val="22"/>
        </w:rPr>
        <w:t>, television</w:t>
      </w:r>
      <w:r w:rsidR="008506E6">
        <w:rPr>
          <w:rFonts w:ascii="Arial" w:eastAsia="Arial" w:hAnsi="Arial" w:cs="Arial"/>
          <w:iCs/>
          <w:sz w:val="22"/>
          <w:szCs w:val="22"/>
        </w:rPr>
        <w:t>,</w:t>
      </w:r>
      <w:r w:rsidR="003251CC" w:rsidRPr="00A3783C">
        <w:rPr>
          <w:rFonts w:ascii="Arial" w:eastAsia="Arial" w:hAnsi="Arial" w:cs="Arial"/>
          <w:iCs/>
          <w:sz w:val="22"/>
          <w:szCs w:val="22"/>
        </w:rPr>
        <w:t xml:space="preserve"> </w:t>
      </w:r>
      <w:r w:rsidR="00E05DF7">
        <w:rPr>
          <w:rFonts w:ascii="Arial" w:eastAsia="Arial" w:hAnsi="Arial" w:cs="Arial"/>
          <w:iCs/>
          <w:sz w:val="22"/>
          <w:szCs w:val="22"/>
        </w:rPr>
        <w:t>or</w:t>
      </w:r>
      <w:r w:rsidR="00E05DF7" w:rsidRPr="00A3783C">
        <w:rPr>
          <w:rFonts w:ascii="Arial" w:eastAsia="Arial" w:hAnsi="Arial" w:cs="Arial"/>
          <w:iCs/>
          <w:sz w:val="22"/>
          <w:szCs w:val="22"/>
        </w:rPr>
        <w:t xml:space="preserve"> </w:t>
      </w:r>
      <w:r w:rsidR="003251CC" w:rsidRPr="00A3783C">
        <w:rPr>
          <w:rFonts w:ascii="Arial" w:eastAsia="Arial" w:hAnsi="Arial" w:cs="Arial"/>
          <w:iCs/>
          <w:sz w:val="22"/>
          <w:szCs w:val="22"/>
        </w:rPr>
        <w:t>in silence</w:t>
      </w:r>
      <w:r w:rsidRPr="00A3783C">
        <w:rPr>
          <w:rFonts w:ascii="Arial" w:eastAsia="Arial" w:hAnsi="Arial" w:cs="Arial"/>
          <w:iCs/>
          <w:sz w:val="22"/>
          <w:szCs w:val="22"/>
        </w:rPr>
        <w:t xml:space="preserve">. </w:t>
      </w:r>
      <w:r w:rsidR="003251CC" w:rsidRPr="00A3783C">
        <w:rPr>
          <w:rFonts w:ascii="Arial" w:eastAsia="Arial" w:hAnsi="Arial" w:cs="Arial"/>
          <w:iCs/>
          <w:sz w:val="22"/>
          <w:szCs w:val="22"/>
        </w:rPr>
        <w:t>After the interventions</w:t>
      </w:r>
      <w:r w:rsidR="00446E09">
        <w:rPr>
          <w:rFonts w:ascii="Arial" w:eastAsia="Arial" w:hAnsi="Arial" w:cs="Arial"/>
          <w:iCs/>
          <w:sz w:val="22"/>
          <w:szCs w:val="22"/>
        </w:rPr>
        <w:t xml:space="preserve">, </w:t>
      </w:r>
      <w:r w:rsidR="004D2DA0">
        <w:rPr>
          <w:rFonts w:ascii="Arial" w:eastAsia="Arial" w:hAnsi="Arial" w:cs="Arial"/>
          <w:iCs/>
          <w:sz w:val="22"/>
          <w:szCs w:val="22"/>
        </w:rPr>
        <w:t xml:space="preserve">subjects </w:t>
      </w:r>
      <w:r w:rsidR="003251CC" w:rsidRPr="00A3783C">
        <w:rPr>
          <w:rFonts w:ascii="Arial" w:eastAsia="Arial" w:hAnsi="Arial" w:cs="Arial"/>
          <w:iCs/>
          <w:sz w:val="22"/>
          <w:szCs w:val="22"/>
        </w:rPr>
        <w:t xml:space="preserve">were </w:t>
      </w:r>
      <w:r w:rsidRPr="00A3783C">
        <w:rPr>
          <w:rFonts w:ascii="Arial" w:eastAsia="Arial" w:hAnsi="Arial" w:cs="Arial"/>
          <w:iCs/>
          <w:sz w:val="22"/>
          <w:szCs w:val="22"/>
        </w:rPr>
        <w:t xml:space="preserve">asked if they would change their study habits based on </w:t>
      </w:r>
      <w:r w:rsidR="004D2DA0">
        <w:rPr>
          <w:rFonts w:ascii="Arial" w:eastAsia="Arial" w:hAnsi="Arial" w:cs="Arial"/>
          <w:iCs/>
          <w:sz w:val="22"/>
          <w:szCs w:val="22"/>
        </w:rPr>
        <w:t>their interventions</w:t>
      </w:r>
      <w:r w:rsidRPr="00A3783C">
        <w:rPr>
          <w:rFonts w:ascii="Arial" w:eastAsia="Arial" w:hAnsi="Arial" w:cs="Arial"/>
          <w:iCs/>
          <w:sz w:val="22"/>
          <w:szCs w:val="22"/>
        </w:rPr>
        <w:t xml:space="preserve">. All </w:t>
      </w:r>
      <w:r w:rsidR="003251CC" w:rsidRPr="00A3783C">
        <w:rPr>
          <w:rFonts w:ascii="Arial" w:eastAsia="Arial" w:hAnsi="Arial" w:cs="Arial"/>
          <w:iCs/>
          <w:sz w:val="22"/>
          <w:szCs w:val="22"/>
        </w:rPr>
        <w:t xml:space="preserve">students </w:t>
      </w:r>
      <w:r w:rsidRPr="00A3783C">
        <w:rPr>
          <w:rFonts w:ascii="Arial" w:eastAsia="Arial" w:hAnsi="Arial" w:cs="Arial"/>
          <w:iCs/>
          <w:sz w:val="22"/>
          <w:szCs w:val="22"/>
        </w:rPr>
        <w:t xml:space="preserve">were </w:t>
      </w:r>
      <w:r w:rsidR="00045202">
        <w:rPr>
          <w:rFonts w:ascii="Arial" w:eastAsia="Arial" w:hAnsi="Arial" w:cs="Arial"/>
          <w:iCs/>
          <w:sz w:val="22"/>
          <w:szCs w:val="22"/>
        </w:rPr>
        <w:t xml:space="preserve">then </w:t>
      </w:r>
      <w:r w:rsidRPr="00A3783C">
        <w:rPr>
          <w:rFonts w:ascii="Arial" w:eastAsia="Arial" w:hAnsi="Arial" w:cs="Arial"/>
          <w:iCs/>
          <w:sz w:val="22"/>
          <w:szCs w:val="22"/>
        </w:rPr>
        <w:t>surveyed two weeks after the</w:t>
      </w:r>
      <w:r w:rsidR="003251CC" w:rsidRPr="00A3783C">
        <w:rPr>
          <w:rFonts w:ascii="Arial" w:eastAsia="Arial" w:hAnsi="Arial" w:cs="Arial"/>
          <w:iCs/>
          <w:sz w:val="22"/>
          <w:szCs w:val="22"/>
        </w:rPr>
        <w:t xml:space="preserve"> interventions </w:t>
      </w:r>
      <w:r w:rsidRPr="00A3783C">
        <w:rPr>
          <w:rFonts w:ascii="Arial" w:eastAsia="Arial" w:hAnsi="Arial" w:cs="Arial"/>
          <w:iCs/>
          <w:sz w:val="22"/>
          <w:szCs w:val="22"/>
        </w:rPr>
        <w:t xml:space="preserve">to determine if </w:t>
      </w:r>
      <w:r w:rsidR="00B82F7C">
        <w:rPr>
          <w:rFonts w:ascii="Arial" w:eastAsia="Arial" w:hAnsi="Arial" w:cs="Arial"/>
          <w:iCs/>
          <w:sz w:val="22"/>
          <w:szCs w:val="22"/>
        </w:rPr>
        <w:t xml:space="preserve">they had changed </w:t>
      </w:r>
      <w:r w:rsidR="003251CC" w:rsidRPr="00A3783C">
        <w:rPr>
          <w:rFonts w:ascii="Arial" w:eastAsia="Arial" w:hAnsi="Arial" w:cs="Arial"/>
          <w:iCs/>
          <w:sz w:val="22"/>
          <w:szCs w:val="22"/>
        </w:rPr>
        <w:t>their study habits</w:t>
      </w:r>
      <w:r w:rsidRPr="00A3783C">
        <w:rPr>
          <w:rFonts w:ascii="Arial" w:eastAsia="Arial" w:hAnsi="Arial" w:cs="Arial"/>
          <w:iCs/>
          <w:sz w:val="22"/>
          <w:szCs w:val="22"/>
        </w:rPr>
        <w:t xml:space="preserve">. </w:t>
      </w:r>
      <w:r w:rsidR="006F74A5">
        <w:rPr>
          <w:rFonts w:ascii="Arial" w:eastAsia="Arial" w:hAnsi="Arial" w:cs="Arial"/>
          <w:iCs/>
          <w:sz w:val="22"/>
          <w:szCs w:val="22"/>
        </w:rPr>
        <w:t xml:space="preserve">A higher percentage of the control group changed their habits, but several treatment group subjects were found to have ruminated on their interventions and ultimately changed their habits despite initially not committing to. This prompts </w:t>
      </w:r>
      <w:r w:rsidR="003251CC" w:rsidRPr="00A3783C">
        <w:rPr>
          <w:rFonts w:ascii="Arial" w:eastAsia="Arial" w:hAnsi="Arial" w:cs="Arial"/>
          <w:iCs/>
          <w:sz w:val="22"/>
          <w:szCs w:val="22"/>
        </w:rPr>
        <w:t>further exploration into this method of habit-breaking for students</w:t>
      </w:r>
      <w:r w:rsidRPr="00A3783C">
        <w:rPr>
          <w:rFonts w:ascii="Arial" w:eastAsia="Arial" w:hAnsi="Arial" w:cs="Arial"/>
          <w:iCs/>
          <w:sz w:val="22"/>
          <w:szCs w:val="22"/>
        </w:rPr>
        <w:t>.</w:t>
      </w:r>
    </w:p>
    <w:p w14:paraId="0E60F2ED" w14:textId="385416B6" w:rsidR="001C052B" w:rsidRPr="00A3783C" w:rsidRDefault="001C052B" w:rsidP="008506E6">
      <w:pPr>
        <w:spacing w:line="360" w:lineRule="auto"/>
        <w:jc w:val="both"/>
        <w:rPr>
          <w:sz w:val="22"/>
          <w:szCs w:val="22"/>
        </w:rPr>
      </w:pPr>
    </w:p>
    <w:p w14:paraId="7B343FFB" w14:textId="77777777" w:rsidR="009076AB" w:rsidRDefault="009076AB" w:rsidP="008506E6">
      <w:pPr>
        <w:spacing w:line="360" w:lineRule="auto"/>
        <w:jc w:val="both"/>
        <w:rPr>
          <w:rFonts w:ascii="Arial" w:eastAsia="Arial" w:hAnsi="Arial" w:cs="Arial"/>
          <w:b/>
          <w:sz w:val="22"/>
          <w:szCs w:val="22"/>
        </w:rPr>
      </w:pPr>
    </w:p>
    <w:p w14:paraId="4E863106" w14:textId="77777777" w:rsidR="009076AB" w:rsidRDefault="009076AB" w:rsidP="008506E6">
      <w:pPr>
        <w:spacing w:line="360" w:lineRule="auto"/>
        <w:jc w:val="both"/>
        <w:rPr>
          <w:rFonts w:ascii="Arial" w:eastAsia="Arial" w:hAnsi="Arial" w:cs="Arial"/>
          <w:b/>
          <w:sz w:val="22"/>
          <w:szCs w:val="22"/>
        </w:rPr>
      </w:pPr>
    </w:p>
    <w:p w14:paraId="39B72C2F" w14:textId="77777777" w:rsidR="00A866FC" w:rsidRDefault="00A866FC">
      <w:pPr>
        <w:rPr>
          <w:rFonts w:ascii="Arial" w:eastAsia="Arial" w:hAnsi="Arial" w:cs="Arial"/>
          <w:b/>
          <w:sz w:val="22"/>
          <w:szCs w:val="22"/>
        </w:rPr>
      </w:pPr>
      <w:r>
        <w:rPr>
          <w:rFonts w:ascii="Arial" w:eastAsia="Arial" w:hAnsi="Arial" w:cs="Arial"/>
          <w:b/>
          <w:sz w:val="22"/>
          <w:szCs w:val="22"/>
        </w:rPr>
        <w:br w:type="page"/>
      </w:r>
    </w:p>
    <w:p w14:paraId="29708311" w14:textId="1419B811" w:rsidR="001C052B" w:rsidRPr="00A3783C" w:rsidRDefault="001C052B" w:rsidP="008506E6">
      <w:pPr>
        <w:spacing w:line="360" w:lineRule="auto"/>
        <w:jc w:val="both"/>
        <w:rPr>
          <w:rFonts w:ascii="Arial" w:eastAsia="Arial" w:hAnsi="Arial" w:cs="Arial"/>
          <w:sz w:val="22"/>
          <w:szCs w:val="22"/>
        </w:rPr>
      </w:pPr>
      <w:r w:rsidRPr="00A3783C">
        <w:rPr>
          <w:rFonts w:ascii="Arial" w:eastAsia="Arial" w:hAnsi="Arial" w:cs="Arial"/>
          <w:b/>
          <w:sz w:val="22"/>
          <w:szCs w:val="22"/>
        </w:rPr>
        <w:lastRenderedPageBreak/>
        <w:t>INTRODUCTION</w:t>
      </w:r>
    </w:p>
    <w:p w14:paraId="39127643" w14:textId="7A12F86C"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Formalized, in-school education is one of the fundamental aspects of human development and</w:t>
      </w:r>
      <w:r w:rsidR="006701AB">
        <w:rPr>
          <w:rFonts w:ascii="Arial" w:eastAsia="Arial" w:hAnsi="Arial" w:cs="Arial"/>
          <w:bCs/>
          <w:sz w:val="22"/>
          <w:szCs w:val="22"/>
        </w:rPr>
        <w:t xml:space="preserve"> serves as</w:t>
      </w:r>
      <w:r w:rsidRPr="00A3783C">
        <w:rPr>
          <w:rFonts w:ascii="Arial" w:eastAsia="Arial" w:hAnsi="Arial" w:cs="Arial"/>
          <w:bCs/>
          <w:sz w:val="22"/>
          <w:szCs w:val="22"/>
        </w:rPr>
        <w:t xml:space="preserve"> a benchmark for societal development. </w:t>
      </w:r>
      <w:r w:rsidR="00783F1D">
        <w:rPr>
          <w:rFonts w:ascii="Arial" w:eastAsia="Arial" w:hAnsi="Arial" w:cs="Arial"/>
          <w:bCs/>
          <w:sz w:val="22"/>
          <w:szCs w:val="22"/>
        </w:rPr>
        <w:t>Access to education has been</w:t>
      </w:r>
      <w:r w:rsidR="009A53BB">
        <w:rPr>
          <w:rFonts w:ascii="Arial" w:eastAsia="Arial" w:hAnsi="Arial" w:cs="Arial"/>
          <w:bCs/>
          <w:sz w:val="22"/>
          <w:szCs w:val="22"/>
        </w:rPr>
        <w:t xml:space="preserve"> </w:t>
      </w:r>
      <w:r w:rsidR="00783F1D">
        <w:rPr>
          <w:rFonts w:ascii="Arial" w:eastAsia="Arial" w:hAnsi="Arial" w:cs="Arial"/>
          <w:bCs/>
          <w:sz w:val="22"/>
          <w:szCs w:val="22"/>
        </w:rPr>
        <w:t xml:space="preserve">expanded </w:t>
      </w:r>
      <w:r w:rsidR="009A53BB">
        <w:rPr>
          <w:rFonts w:ascii="Arial" w:eastAsia="Arial" w:hAnsi="Arial" w:cs="Arial"/>
          <w:bCs/>
          <w:sz w:val="22"/>
          <w:szCs w:val="22"/>
        </w:rPr>
        <w:t xml:space="preserve">by the </w:t>
      </w:r>
      <w:r w:rsidRPr="00A3783C">
        <w:rPr>
          <w:rFonts w:ascii="Arial" w:eastAsia="Arial" w:hAnsi="Arial" w:cs="Arial"/>
          <w:bCs/>
          <w:sz w:val="22"/>
          <w:szCs w:val="22"/>
        </w:rPr>
        <w:t>advent of new technologies</w:t>
      </w:r>
      <w:r w:rsidR="009A53BB">
        <w:rPr>
          <w:rFonts w:ascii="Arial" w:eastAsia="Arial" w:hAnsi="Arial" w:cs="Arial"/>
          <w:bCs/>
          <w:sz w:val="22"/>
          <w:szCs w:val="22"/>
        </w:rPr>
        <w:t xml:space="preserve">. </w:t>
      </w:r>
      <w:r w:rsidR="008506E6">
        <w:rPr>
          <w:rFonts w:ascii="Arial" w:eastAsia="Arial" w:hAnsi="Arial" w:cs="Arial"/>
          <w:bCs/>
          <w:sz w:val="22"/>
          <w:szCs w:val="22"/>
        </w:rPr>
        <w:t>M</w:t>
      </w:r>
      <w:r w:rsidRPr="00A3783C">
        <w:rPr>
          <w:rFonts w:ascii="Arial" w:eastAsia="Arial" w:hAnsi="Arial" w:cs="Arial"/>
          <w:bCs/>
          <w:sz w:val="22"/>
          <w:szCs w:val="22"/>
        </w:rPr>
        <w:t>ost</w:t>
      </w:r>
      <w:r w:rsidR="003251CC" w:rsidRPr="00A3783C">
        <w:rPr>
          <w:rFonts w:ascii="Arial" w:eastAsia="Arial" w:hAnsi="Arial" w:cs="Arial"/>
          <w:bCs/>
          <w:sz w:val="22"/>
          <w:szCs w:val="22"/>
        </w:rPr>
        <w:t xml:space="preserve"> American </w:t>
      </w:r>
      <w:r w:rsidRPr="00A3783C">
        <w:rPr>
          <w:rFonts w:ascii="Arial" w:eastAsia="Arial" w:hAnsi="Arial" w:cs="Arial"/>
          <w:bCs/>
          <w:sz w:val="22"/>
          <w:szCs w:val="22"/>
        </w:rPr>
        <w:t xml:space="preserve">schools </w:t>
      </w:r>
      <w:r w:rsidR="009A53BB">
        <w:rPr>
          <w:rFonts w:ascii="Arial" w:eastAsia="Arial" w:hAnsi="Arial" w:cs="Arial"/>
          <w:bCs/>
          <w:sz w:val="22"/>
          <w:szCs w:val="22"/>
        </w:rPr>
        <w:t xml:space="preserve">now </w:t>
      </w:r>
      <w:r w:rsidRPr="00A3783C">
        <w:rPr>
          <w:rFonts w:ascii="Arial" w:eastAsia="Arial" w:hAnsi="Arial" w:cs="Arial"/>
          <w:bCs/>
          <w:sz w:val="22"/>
          <w:szCs w:val="22"/>
        </w:rPr>
        <w:t>provide students with</w:t>
      </w:r>
      <w:r w:rsidR="003251CC" w:rsidRPr="00A3783C">
        <w:rPr>
          <w:rFonts w:ascii="Arial" w:eastAsia="Arial" w:hAnsi="Arial" w:cs="Arial"/>
          <w:bCs/>
          <w:sz w:val="22"/>
          <w:szCs w:val="22"/>
        </w:rPr>
        <w:t xml:space="preserve"> devices to supplement their </w:t>
      </w:r>
      <w:r w:rsidRPr="00A3783C">
        <w:rPr>
          <w:rFonts w:ascii="Arial" w:eastAsia="Arial" w:hAnsi="Arial" w:cs="Arial"/>
          <w:bCs/>
          <w:sz w:val="22"/>
          <w:szCs w:val="22"/>
        </w:rPr>
        <w:t xml:space="preserve">education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{"citationID":"SAA99Vo9","properties":{"formattedCitation":"(1)","plainCitation":"(1)","noteIndex":0},"citationItems":[{"id":206,"uris":["http://zotero.org/users/9674183/items/EFKL6NYX"],"itemData":{"id":206,"type":"webpage","container-title":"Digital Learning during the Pandemic:  Emerging Evidence of an Education Transformation","language":"en","title":"Project Tomorrow | Speak Up","URL":"https://tomorrow.org/speakup/2020CB-Digital-Learning-during-the-Pandemic.html","author":[{"family":"Evans","given":"Julie"}],"accessed":{"date-parts":[["2021",9,7]]},"issued":{"date-parts":[["2020"]]}}}],"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(1)</w:t>
      </w:r>
      <w:r w:rsidR="002F6CA6">
        <w:rPr>
          <w:rFonts w:ascii="Arial" w:eastAsia="Arial" w:hAnsi="Arial" w:cs="Arial"/>
          <w:bCs/>
          <w:sz w:val="22"/>
          <w:szCs w:val="22"/>
        </w:rPr>
        <w:fldChar w:fldCharType="end"/>
      </w:r>
      <w:r w:rsidR="009E0C6B">
        <w:rPr>
          <w:rFonts w:ascii="Arial" w:eastAsia="Arial" w:hAnsi="Arial" w:cs="Arial"/>
          <w:bCs/>
          <w:sz w:val="22"/>
          <w:szCs w:val="22"/>
        </w:rPr>
        <w:t>. S</w:t>
      </w:r>
      <w:r w:rsidRPr="00A3783C">
        <w:rPr>
          <w:rFonts w:ascii="Arial" w:eastAsia="Arial" w:hAnsi="Arial" w:cs="Arial"/>
          <w:bCs/>
          <w:sz w:val="22"/>
          <w:szCs w:val="22"/>
        </w:rPr>
        <w:t xml:space="preserve">tudents </w:t>
      </w:r>
      <w:r w:rsidR="003251CC" w:rsidRPr="00A3783C">
        <w:rPr>
          <w:rFonts w:ascii="Arial" w:eastAsia="Arial" w:hAnsi="Arial" w:cs="Arial"/>
          <w:bCs/>
          <w:sz w:val="22"/>
          <w:szCs w:val="22"/>
        </w:rPr>
        <w:t xml:space="preserve">can take </w:t>
      </w:r>
      <w:r w:rsidRPr="00A3783C">
        <w:rPr>
          <w:rFonts w:ascii="Arial" w:eastAsia="Arial" w:hAnsi="Arial" w:cs="Arial"/>
          <w:bCs/>
          <w:sz w:val="22"/>
          <w:szCs w:val="22"/>
        </w:rPr>
        <w:t xml:space="preserve">online lessons or receive in-school credit for </w:t>
      </w:r>
      <w:r w:rsidR="003251CC" w:rsidRPr="00A3783C">
        <w:rPr>
          <w:rFonts w:ascii="Arial" w:eastAsia="Arial" w:hAnsi="Arial" w:cs="Arial"/>
          <w:bCs/>
          <w:sz w:val="22"/>
          <w:szCs w:val="22"/>
        </w:rPr>
        <w:t xml:space="preserve">online courses </w:t>
      </w:r>
      <w:r w:rsidR="009E0C6B">
        <w:rPr>
          <w:rFonts w:ascii="Arial" w:eastAsia="Arial" w:hAnsi="Arial" w:cs="Arial"/>
          <w:bCs/>
          <w:sz w:val="22"/>
          <w:szCs w:val="22"/>
        </w:rPr>
        <w:t xml:space="preserve">through various websites and organizations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{"citationID":"viLFrmu1","properties":{"formattedCitation":"(2; 3)","plainCitation":"(2; 3)","noteIndex":0},"citationItems":[{"id":210,"uris":["http://zotero.org/users/9674183/items/9PZB83Q4"],"itemData":{"id":210,"type":"webpage","abstract":"Learn about VHS Learning's history and mission.","container-title":"About Us","language":"en","title":"About Us","URL":"https://www.vhslearning.org/about-us","author":[{"literal":"Virtual High School"}],"accessed":{"date-parts":[["2021",9,7]]},"issued":{"date-parts":[["2021"]]}}},{"id":208,"uris":["http://zotero.org/users/9674183/items/VW7BQNCW"],"itemData":{"id":208,"type":"webpage","container-title":"Our mission is to provide a free, world-class education for anyone, anywhere.","language":"en","title":"About | Khan Academy","title-short":"About Khan Academy","URL":"https://www.khanacademy.org/_render","author":[{"literal":"Khan Academy"}],"accessed":{"date-parts":[["2021",9,7]]},"issued":{"date-parts":[["2021"]]}}}],"schema":"https://github.com/citation-style-language/schema/raw/master/csl-citation.json"}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(2</w:t>
      </w:r>
      <w:r w:rsidR="00D241CA">
        <w:rPr>
          <w:rFonts w:ascii="Arial" w:eastAsia="Arial" w:hAnsi="Arial" w:cs="Arial"/>
          <w:bCs/>
          <w:noProof/>
          <w:sz w:val="22"/>
          <w:szCs w:val="22"/>
        </w:rPr>
        <w:t>,</w:t>
      </w:r>
      <w:r w:rsidR="005E70CE">
        <w:rPr>
          <w:rFonts w:ascii="Arial" w:eastAsia="Arial" w:hAnsi="Arial" w:cs="Arial"/>
          <w:bCs/>
          <w:noProof/>
          <w:sz w:val="22"/>
          <w:szCs w:val="22"/>
        </w:rPr>
        <w:t xml:space="preserve"> 3)</w:t>
      </w:r>
      <w:r w:rsidR="002F6CA6">
        <w:rPr>
          <w:rFonts w:ascii="Arial" w:eastAsia="Arial" w:hAnsi="Arial" w:cs="Arial"/>
          <w:bCs/>
          <w:sz w:val="22"/>
          <w:szCs w:val="22"/>
        </w:rPr>
        <w:fldChar w:fldCharType="end"/>
      </w:r>
      <w:r w:rsidR="009E0C6B">
        <w:rPr>
          <w:rFonts w:ascii="Arial" w:eastAsia="Arial" w:hAnsi="Arial" w:cs="Arial"/>
          <w:bCs/>
          <w:sz w:val="22"/>
          <w:szCs w:val="22"/>
        </w:rPr>
        <w:t>. M</w:t>
      </w:r>
      <w:r w:rsidRPr="00A3783C">
        <w:rPr>
          <w:rFonts w:ascii="Arial" w:eastAsia="Arial" w:hAnsi="Arial" w:cs="Arial"/>
          <w:bCs/>
          <w:sz w:val="22"/>
          <w:szCs w:val="22"/>
        </w:rPr>
        <w:t xml:space="preserve">any universities even offer entirely online </w:t>
      </w:r>
      <w:r w:rsidR="009E0C6B">
        <w:rPr>
          <w:rFonts w:ascii="Arial" w:eastAsia="Arial" w:hAnsi="Arial" w:cs="Arial"/>
          <w:bCs/>
          <w:sz w:val="22"/>
          <w:szCs w:val="22"/>
        </w:rPr>
        <w:t xml:space="preserve">degree </w:t>
      </w:r>
      <w:r w:rsidRPr="00A3783C">
        <w:rPr>
          <w:rFonts w:ascii="Arial" w:eastAsia="Arial" w:hAnsi="Arial" w:cs="Arial"/>
          <w:bCs/>
          <w:sz w:val="22"/>
          <w:szCs w:val="22"/>
        </w:rPr>
        <w:t xml:space="preserve">programs. During the COVID-19 pandemic, many schools and colleges </w:t>
      </w:r>
      <w:r w:rsidR="006701AB">
        <w:rPr>
          <w:rFonts w:ascii="Arial" w:eastAsia="Arial" w:hAnsi="Arial" w:cs="Arial"/>
          <w:bCs/>
          <w:sz w:val="22"/>
          <w:szCs w:val="22"/>
        </w:rPr>
        <w:t>transitioned to</w:t>
      </w:r>
      <w:r w:rsidRPr="00A3783C">
        <w:rPr>
          <w:rFonts w:ascii="Arial" w:eastAsia="Arial" w:hAnsi="Arial" w:cs="Arial"/>
          <w:bCs/>
          <w:sz w:val="22"/>
          <w:szCs w:val="22"/>
        </w:rPr>
        <w:t xml:space="preserve"> entirely online classes</w:t>
      </w:r>
      <w:r w:rsidR="006701AB">
        <w:rPr>
          <w:rFonts w:ascii="Arial" w:eastAsia="Arial" w:hAnsi="Arial" w:cs="Arial"/>
          <w:bCs/>
          <w:sz w:val="22"/>
          <w:szCs w:val="22"/>
        </w:rPr>
        <w:t>; n</w:t>
      </w:r>
      <w:r w:rsidRPr="00A3783C">
        <w:rPr>
          <w:rFonts w:ascii="Arial" w:eastAsia="Arial" w:hAnsi="Arial" w:cs="Arial"/>
          <w:bCs/>
          <w:sz w:val="22"/>
          <w:szCs w:val="22"/>
        </w:rPr>
        <w:t xml:space="preserve">early 93% of American households with school-age children </w:t>
      </w:r>
      <w:r w:rsidR="006701AB">
        <w:rPr>
          <w:rFonts w:ascii="Arial" w:eastAsia="Arial" w:hAnsi="Arial" w:cs="Arial"/>
          <w:bCs/>
          <w:sz w:val="22"/>
          <w:szCs w:val="22"/>
        </w:rPr>
        <w:t xml:space="preserve">reported </w:t>
      </w:r>
      <w:r w:rsidRPr="00A3783C">
        <w:rPr>
          <w:rFonts w:ascii="Arial" w:eastAsia="Arial" w:hAnsi="Arial" w:cs="Arial"/>
          <w:bCs/>
          <w:sz w:val="22"/>
          <w:szCs w:val="22"/>
        </w:rPr>
        <w:t xml:space="preserve">some form of distance learning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{"citationID":"hGBzrpGt","properties":{"formattedCitation":"(4)","plainCitation":"(4)","noteIndex":0},"citationItems":[{"id":212,"uris":["http://zotero.org/users/9674183/items/KP4SJLMF"],"itemData":{"id":212,"type":"webpage","abstract":"The U.S. Census Bureau’s Household Pulse Survey shows that nearly 93% of households with school-age children reported engaging in “distance learning” from home.","container-title":"The United States Census Bureau","language":"en","note":"section: Government","title":"Nearly 93% of Households With School-Age Children Report Some Form of Distance Learning During COVID-19","URL":"https://www.census.gov/library/stories/2020/08/schooling-during-the-covid-19-pandemic.html","author":[{"family":"McElrath","given":"Kevin"}],"accessed":{"date-parts":[["2021",9,7]]},"issued":{"date-parts":[["2020",8,26]]}}}],"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(4)</w:t>
      </w:r>
      <w:r w:rsidR="002F6CA6">
        <w:rPr>
          <w:rFonts w:ascii="Arial" w:eastAsia="Arial" w:hAnsi="Arial" w:cs="Arial"/>
          <w:bCs/>
          <w:sz w:val="22"/>
          <w:szCs w:val="22"/>
        </w:rPr>
        <w:fldChar w:fldCharType="end"/>
      </w:r>
      <w:r w:rsidRPr="00A3783C">
        <w:rPr>
          <w:rFonts w:ascii="Arial" w:eastAsia="Arial" w:hAnsi="Arial" w:cs="Arial"/>
          <w:bCs/>
          <w:sz w:val="22"/>
          <w:szCs w:val="22"/>
        </w:rPr>
        <w:t xml:space="preserve">. </w:t>
      </w:r>
    </w:p>
    <w:p w14:paraId="199898D9" w14:textId="702E88A9"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However, t</w:t>
      </w:r>
      <w:r w:rsidR="009E0C6B">
        <w:rPr>
          <w:rFonts w:ascii="Arial" w:eastAsia="Arial" w:hAnsi="Arial" w:cs="Arial"/>
          <w:bCs/>
          <w:sz w:val="22"/>
          <w:szCs w:val="22"/>
        </w:rPr>
        <w:t>he increased</w:t>
      </w:r>
      <w:r w:rsidRPr="00A3783C">
        <w:rPr>
          <w:rFonts w:ascii="Arial" w:eastAsia="Arial" w:hAnsi="Arial" w:cs="Arial"/>
          <w:bCs/>
          <w:sz w:val="22"/>
          <w:szCs w:val="22"/>
        </w:rPr>
        <w:t xml:space="preserve"> presence of technology </w:t>
      </w:r>
      <w:r w:rsidR="009E0C6B">
        <w:rPr>
          <w:rFonts w:ascii="Arial" w:eastAsia="Arial" w:hAnsi="Arial" w:cs="Arial"/>
          <w:bCs/>
          <w:sz w:val="22"/>
          <w:szCs w:val="22"/>
        </w:rPr>
        <w:t>has</w:t>
      </w:r>
      <w:r w:rsidRPr="00A3783C">
        <w:rPr>
          <w:rFonts w:ascii="Arial" w:eastAsia="Arial" w:hAnsi="Arial" w:cs="Arial"/>
          <w:bCs/>
          <w:sz w:val="22"/>
          <w:szCs w:val="22"/>
        </w:rPr>
        <w:t xml:space="preserve"> downsides. Many students find it difficult to focus when surrounded by so many distractions, and cognitive function </w:t>
      </w:r>
      <w:r w:rsidR="003251CC" w:rsidRPr="00A3783C">
        <w:rPr>
          <w:rFonts w:ascii="Arial" w:eastAsia="Arial" w:hAnsi="Arial" w:cs="Arial"/>
          <w:bCs/>
          <w:sz w:val="22"/>
          <w:szCs w:val="22"/>
        </w:rPr>
        <w:t xml:space="preserve">is shown to </w:t>
      </w:r>
      <w:r w:rsidRPr="00A3783C">
        <w:rPr>
          <w:rFonts w:ascii="Arial" w:eastAsia="Arial" w:hAnsi="Arial" w:cs="Arial"/>
          <w:bCs/>
          <w:sz w:val="22"/>
          <w:szCs w:val="22"/>
        </w:rPr>
        <w:t>suffer</w:t>
      </w:r>
      <w:r w:rsidR="003251CC" w:rsidRPr="00A3783C">
        <w:rPr>
          <w:rFonts w:ascii="Arial" w:eastAsia="Arial" w:hAnsi="Arial" w:cs="Arial"/>
          <w:bCs/>
          <w:sz w:val="22"/>
          <w:szCs w:val="22"/>
        </w:rPr>
        <w:t xml:space="preserve"> in the presence of </w:t>
      </w:r>
      <w:r w:rsidRPr="00A3783C">
        <w:rPr>
          <w:rFonts w:ascii="Arial" w:eastAsia="Arial" w:hAnsi="Arial" w:cs="Arial"/>
          <w:bCs/>
          <w:sz w:val="22"/>
          <w:szCs w:val="22"/>
        </w:rPr>
        <w:t xml:space="preserve">cell phones </w:t>
      </w:r>
      <w:r w:rsidR="003251CC" w:rsidRPr="00A3783C">
        <w:rPr>
          <w:rFonts w:ascii="Arial" w:eastAsia="Arial" w:hAnsi="Arial" w:cs="Arial"/>
          <w:bCs/>
          <w:sz w:val="22"/>
          <w:szCs w:val="22"/>
        </w:rPr>
        <w:t xml:space="preserve">and </w:t>
      </w:r>
      <w:r w:rsidRPr="00A3783C">
        <w:rPr>
          <w:rFonts w:ascii="Arial" w:eastAsia="Arial" w:hAnsi="Arial" w:cs="Arial"/>
          <w:bCs/>
          <w:sz w:val="22"/>
          <w:szCs w:val="22"/>
        </w:rPr>
        <w:t xml:space="preserve">laptops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{"citationID":"nll5da0q","properties":{"formattedCitation":"(5; 6)","plainCitation":"(5; 6)","noteIndex":0},"citationItems":[{"id":216,"uris":["http://zotero.org/users/9674183/items/WE94L8TY"],"itemData":{"id":216,"type":"article-journal","abstract":"The detrimental effects of a ringing phone on cognitive performance were investigated in four experiments. In Experiments 1 and 2, the effects of different types of sounds (a standard cell phone ring, irrelevant tones and an instrumental song commonly encountered by participants) on performance were examined. In Experiment 1, slower responses were observed in all auditory groups relative to a silence condition, but participants in the ring and song conditions recovered more slowly. In Experiment 2, participants who were warned about the potential for distraction recovered more quickly, suggesting a benefit of this prior knowledge. This investigation continued in a college classroom setting (Experiments 3a and 3b); students were exposed to a ringing cell phone during the lecture. Performance on a surprise quiz revealed low accuracy rates on material presented while the phone was ringing. These findings offer insight into top-down cognitive processes that moderate involuntary orienting responses associated with a common stimulus encountered in the environment.","container-title":"Journal of Environmental Psychology","DOI":"10.1016/j.jenvp.2009.03.001","ISSN":"0272-4944","issue":"4","journalAbbreviation":"J Environ Psychol","language":"eng","note":"PMID: 21234286\nPMCID: PMC3018855","page":"513-521","source":"PubMed","title":"The Distracting Effects of a Ringing Cell Phone: An Investigation of the Laboratory and the Classroom Setting","title-short":"The Distracting Effects of a Ringing Cell Phone","volume":"29","author":[{"family":"Shelton","given":"Jill T."},{"family":"Elliott","given":"Emily M."},{"family":"Lynn","given":"Sharon D."},{"family":"Exner","given":"Amanda L."}],"accessed":{"date-parts":[["2021",9,7]]},"issued":{"date-parts":[["2009",12]]}}},{"id":214,"uris":["http://zotero.org/users/9674183/items/8CCHR6UK"],"itemData":{"id":214,"type":"article-journal","abstract":"We examine people's strategic cognitive responses to being interrupted while performing a task. Based on memory theory, we propose that resumption of a task after interruption is facilitated by preparation during the interruption lag, or the interval between an alert to a pending interruption (e.g. the phone ringing) and the interruption proper (the ensuing conversation). To test this proposal, we conducted an experiment in which participants in a Warning condition received an 8-s interruption lag, and participants in an Immediate condition received no interruption lag. Participants in the Warning condition prepared more than participants in the Immediate condition, as measured by verbal reports, and resumed the interrupted task more quickly. However, Immediate participants resumed faster with practice, suggesting that people adapt to particularly disruptive forms of interruption. The results support our task analysis of interruption and our model of memory for goals, and suggest further means for studying operator performance in dynamic task environments.","collection-title":"Notification User Interfaces","container-title":"International Journal of Human-Computer Studies","DOI":"10.1016/S1071-5819(03)00023-5","ISSN":"1071-5819","issue":"5","journalAbbreviation":"International Journal of Human-Computer Studies","language":"en","page":"583-603","source":"ScienceDirect","title":"Preparing to resume an interrupted task: effects of prospective goal encoding and retrospective rehearsal","title-short":"Preparing to resume an interrupted task","URL":"https://www.sciencedirect.com/science/article/pii/S1071581903000235","volume":"58","author":[{"family":"Trafton","given":"J. Gregory"},{"family":"Altmann","given":"Erik M"},{"family":"Brock","given":"Derek P"},{"family":"Mintz","given":"Farilee E"}],"accessed":{"date-parts":[["2021",9,7]]},"issued":{"date-parts":[["2003",5,1]]}}}],"schema":"https://github.com/citation-style-language/schema/raw/master/csl-citation.json"}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(5</w:t>
      </w:r>
      <w:r w:rsidR="00D241CA">
        <w:rPr>
          <w:rFonts w:ascii="Arial" w:eastAsia="Arial" w:hAnsi="Arial" w:cs="Arial"/>
          <w:bCs/>
          <w:noProof/>
          <w:sz w:val="22"/>
          <w:szCs w:val="22"/>
        </w:rPr>
        <w:t>,</w:t>
      </w:r>
      <w:r w:rsidR="005E70CE">
        <w:rPr>
          <w:rFonts w:ascii="Arial" w:eastAsia="Arial" w:hAnsi="Arial" w:cs="Arial"/>
          <w:bCs/>
          <w:noProof/>
          <w:sz w:val="22"/>
          <w:szCs w:val="22"/>
        </w:rPr>
        <w:t xml:space="preserve"> 6)</w:t>
      </w:r>
      <w:r w:rsidR="002F6CA6">
        <w:rPr>
          <w:rFonts w:ascii="Arial" w:eastAsia="Arial" w:hAnsi="Arial" w:cs="Arial"/>
          <w:bCs/>
          <w:sz w:val="22"/>
          <w:szCs w:val="22"/>
        </w:rPr>
        <w:fldChar w:fldCharType="end"/>
      </w:r>
      <w:r w:rsidRPr="00A3783C">
        <w:rPr>
          <w:rFonts w:ascii="Arial" w:eastAsia="Arial" w:hAnsi="Arial" w:cs="Arial"/>
          <w:bCs/>
          <w:sz w:val="22"/>
          <w:szCs w:val="22"/>
        </w:rPr>
        <w:t>. Texting in class has been shown to decrease comprehension of material by 10</w:t>
      </w:r>
      <w:r w:rsidR="004D7A81">
        <w:rPr>
          <w:rFonts w:ascii="Arial" w:eastAsia="Arial" w:hAnsi="Arial" w:cs="Arial"/>
          <w:bCs/>
          <w:sz w:val="22"/>
          <w:szCs w:val="22"/>
        </w:rPr>
        <w:t>–</w:t>
      </w:r>
      <w:r w:rsidRPr="00A3783C">
        <w:rPr>
          <w:rFonts w:ascii="Arial" w:eastAsia="Arial" w:hAnsi="Arial" w:cs="Arial"/>
          <w:bCs/>
          <w:sz w:val="22"/>
          <w:szCs w:val="22"/>
        </w:rPr>
        <w:t xml:space="preserve">20%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{"citationID":"fnQPZ9or","properties":{"formattedCitation":"(7)","plainCitation":"(7)","noteIndex":0},"citationItems":[{"id":219,"uris":["http://zotero.org/users/9674183/items/RYHXXZYD"],"itemData":{"id":219,"type":"article-journal","abstract":"Many college students seem to find it impossible to resist the temptation to text on electronic devices during class lectures and discussions. One common response of college professors is to yield to the inevitable and try to ignore student texting. However, research indicates that because of limited cognitive capacities, even simple texting can reduce comprehension of class material at a rate of 10–20%. We review that research and present our study of the effects of texting on comprehension. Proposed alternatives to ignoring texting or outright bans include using smartphones for classroom exercises, educating students about the dangers of multitasking, and the use of “technology breaks.”","container-title":"College Teaching","DOI":"10.1080/87567555.2015.1019826","ISSN":"8756-7555","issue":"3","note":"publisher: Routledge\n_eprint: https://doi.org/10.1080/87567555.2015.1019826","page":"119-124","title":"The Costs of Texting in the Classroom","URL":"https://doi.org/10.1080/87567555.2015.1019826","volume":"63","author":[{"family":"Lawson","given":"Dakota"},{"family":"Henderson","given":"Bruce B."}],"accessed":{"date-parts":[["2021",9,7]]},"issued":{"date-parts":[["2015",7,3]]}}}],"schema":"https://github.com/citation-style-language/schema/raw/master/csl-citation.json"}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(7)</w:t>
      </w:r>
      <w:r w:rsidR="002F6CA6">
        <w:rPr>
          <w:rFonts w:ascii="Arial" w:eastAsia="Arial" w:hAnsi="Arial" w:cs="Arial"/>
          <w:bCs/>
          <w:sz w:val="22"/>
          <w:szCs w:val="22"/>
        </w:rPr>
        <w:fldChar w:fldCharType="end"/>
      </w:r>
      <w:r w:rsidRPr="00A3783C">
        <w:rPr>
          <w:rFonts w:ascii="Arial" w:eastAsia="Arial" w:hAnsi="Arial" w:cs="Arial"/>
          <w:bCs/>
          <w:sz w:val="22"/>
          <w:szCs w:val="22"/>
        </w:rPr>
        <w:t xml:space="preserve">. </w:t>
      </w:r>
      <w:r w:rsidR="003251CC" w:rsidRPr="00A3783C">
        <w:rPr>
          <w:rFonts w:ascii="Arial" w:eastAsia="Arial" w:hAnsi="Arial" w:cs="Arial"/>
          <w:bCs/>
          <w:sz w:val="22"/>
          <w:szCs w:val="22"/>
        </w:rPr>
        <w:t>R</w:t>
      </w:r>
      <w:r w:rsidRPr="00A3783C">
        <w:rPr>
          <w:rFonts w:ascii="Arial" w:eastAsia="Arial" w:hAnsi="Arial" w:cs="Arial"/>
          <w:bCs/>
          <w:sz w:val="22"/>
          <w:szCs w:val="22"/>
        </w:rPr>
        <w:t xml:space="preserve">esearch has </w:t>
      </w:r>
      <w:r w:rsidR="003251CC" w:rsidRPr="00A3783C">
        <w:rPr>
          <w:rFonts w:ascii="Arial" w:eastAsia="Arial" w:hAnsi="Arial" w:cs="Arial"/>
          <w:bCs/>
          <w:sz w:val="22"/>
          <w:szCs w:val="22"/>
        </w:rPr>
        <w:t xml:space="preserve">also </w:t>
      </w:r>
      <w:r w:rsidRPr="00A3783C">
        <w:rPr>
          <w:rFonts w:ascii="Arial" w:eastAsia="Arial" w:hAnsi="Arial" w:cs="Arial"/>
          <w:bCs/>
          <w:sz w:val="22"/>
          <w:szCs w:val="22"/>
        </w:rPr>
        <w:t xml:space="preserve">shown that multitasking in class </w:t>
      </w:r>
      <w:r w:rsidR="00831718">
        <w:rPr>
          <w:rFonts w:ascii="Arial" w:eastAsia="Arial" w:hAnsi="Arial" w:cs="Arial"/>
          <w:bCs/>
          <w:sz w:val="22"/>
          <w:szCs w:val="22"/>
        </w:rPr>
        <w:t xml:space="preserve">by using a laptop </w:t>
      </w:r>
      <w:r w:rsidRPr="00A3783C">
        <w:rPr>
          <w:rFonts w:ascii="Arial" w:eastAsia="Arial" w:hAnsi="Arial" w:cs="Arial"/>
          <w:bCs/>
          <w:sz w:val="22"/>
          <w:szCs w:val="22"/>
        </w:rPr>
        <w:t>decrease</w:t>
      </w:r>
      <w:r w:rsidR="009E0C6B">
        <w:rPr>
          <w:rFonts w:ascii="Arial" w:eastAsia="Arial" w:hAnsi="Arial" w:cs="Arial"/>
          <w:bCs/>
          <w:sz w:val="22"/>
          <w:szCs w:val="22"/>
        </w:rPr>
        <w:t xml:space="preserve">s </w:t>
      </w:r>
      <w:r w:rsidR="00BA42B5">
        <w:rPr>
          <w:rFonts w:ascii="Arial" w:eastAsia="Arial" w:hAnsi="Arial" w:cs="Arial"/>
          <w:bCs/>
          <w:sz w:val="22"/>
          <w:szCs w:val="22"/>
        </w:rPr>
        <w:t>comprehension</w:t>
      </w:r>
      <w:r w:rsidRPr="00A3783C">
        <w:rPr>
          <w:rFonts w:ascii="Arial" w:eastAsia="Arial" w:hAnsi="Arial" w:cs="Arial"/>
          <w:bCs/>
          <w:sz w:val="22"/>
          <w:szCs w:val="22"/>
        </w:rPr>
        <w:t xml:space="preserve"> of course material and </w:t>
      </w:r>
      <w:r w:rsidR="009E0C6B">
        <w:rPr>
          <w:rFonts w:ascii="Arial" w:eastAsia="Arial" w:hAnsi="Arial" w:cs="Arial"/>
          <w:bCs/>
          <w:sz w:val="22"/>
          <w:szCs w:val="22"/>
        </w:rPr>
        <w:t xml:space="preserve">degrades </w:t>
      </w:r>
      <w:r w:rsidRPr="00A3783C">
        <w:rPr>
          <w:rFonts w:ascii="Arial" w:eastAsia="Arial" w:hAnsi="Arial" w:cs="Arial"/>
          <w:bCs/>
          <w:sz w:val="22"/>
          <w:szCs w:val="22"/>
        </w:rPr>
        <w:t xml:space="preserve">classroom performance </w:t>
      </w:r>
      <w:r w:rsidR="002F6CA6">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{"citationID":"Qjwzdqmo","properties":{"formattedCitation":"(8)","plainCitation":"(8)","noteIndex":0},"citationItems":[{"id":220,"uris":["http://zotero.org/users/9674183/items/75CKQE8Y"],"itemData":{"id":220,"type":"article-journal","abstract":"Recently, a debate has begun over whether in-class laptops aid or hinder learning. While some research demonstrates that laptops can be an important learning tool, anecdotal evidence suggests more and more faculty are banning laptops from their classrooms because of perceptions that they distract students and detract from learning. The current research examines the nature of in-class laptop use in a large lecture course and how that use is related to student learning. Students completed weekly surveys of attendance, laptop use, and aspects of the classroom environment. Results showed that students who used laptops in class spent considerable time multitasking and that the laptop use posed a significant distraction to both users and fellow students. Most importantly, the level of laptop use was negatively related to several measures of student learning, including self-reported understanding of course material and overall course performance. The practical implications of these findings are discussed.","container-title":"Computers &amp; Education","DOI":"10.1016/j.compedu.2006.09.006","ISSN":"0360-1315","issue":"3","journalAbbreviation":"Computers &amp; Education","language":"en","page":"906-914","source":"ScienceDirect","title":"In-class laptop use and its effects on student learning","URL":"https://www.sciencedirect.com/science/article/pii/S0360131506001436","volume":"50","author":[{"family":"Fried","given":"Carrie B."}],"accessed":{"date-parts":[["2021",9,7]]},"issued":{"date-parts":[["2008",4,1]]}}}],"schema":"https://github.com/citation-style-language/schema/raw/master/csl-citation.json"} </w:instrText>
      </w:r>
      <w:r w:rsidR="002F6CA6">
        <w:rPr>
          <w:rFonts w:ascii="Arial" w:eastAsia="Arial" w:hAnsi="Arial" w:cs="Arial"/>
          <w:bCs/>
          <w:sz w:val="22"/>
          <w:szCs w:val="22"/>
        </w:rPr>
        <w:fldChar w:fldCharType="separate"/>
      </w:r>
      <w:r w:rsidR="005E70CE">
        <w:rPr>
          <w:rFonts w:ascii="Arial" w:eastAsia="Arial" w:hAnsi="Arial" w:cs="Arial"/>
          <w:bCs/>
          <w:noProof/>
          <w:sz w:val="22"/>
          <w:szCs w:val="22"/>
        </w:rPr>
        <w:t>(8)</w:t>
      </w:r>
      <w:r w:rsidR="002F6CA6">
        <w:rPr>
          <w:rFonts w:ascii="Arial" w:eastAsia="Arial" w:hAnsi="Arial" w:cs="Arial"/>
          <w:bCs/>
          <w:sz w:val="22"/>
          <w:szCs w:val="22"/>
        </w:rPr>
        <w:fldChar w:fldCharType="end"/>
      </w:r>
      <w:r w:rsidRPr="00A3783C">
        <w:rPr>
          <w:rFonts w:ascii="Arial" w:eastAsia="Arial" w:hAnsi="Arial" w:cs="Arial"/>
          <w:bCs/>
          <w:sz w:val="22"/>
          <w:szCs w:val="22"/>
        </w:rPr>
        <w:t>.</w:t>
      </w:r>
    </w:p>
    <w:p w14:paraId="5B1C2C59" w14:textId="4E6D3C69" w:rsidR="000A4EC2" w:rsidRDefault="002F6CA6" w:rsidP="00A1119E">
      <w:pPr>
        <w:spacing w:line="360" w:lineRule="auto"/>
        <w:ind w:firstLine="720"/>
        <w:jc w:val="both"/>
        <w:rPr>
          <w:rFonts w:ascii="Arial" w:eastAsia="Arial" w:hAnsi="Arial" w:cs="Arial"/>
          <w:bCs/>
          <w:sz w:val="22"/>
          <w:szCs w:val="22"/>
        </w:rPr>
      </w:pPr>
      <w:r>
        <w:rPr>
          <w:rFonts w:ascii="Arial" w:eastAsia="Arial" w:hAnsi="Arial" w:cs="Arial"/>
          <w:bCs/>
          <w:sz w:val="22"/>
          <w:szCs w:val="22"/>
        </w:rPr>
        <w:t>Electronic distraction</w:t>
      </w:r>
      <w:r w:rsidR="00C44036">
        <w:rPr>
          <w:rFonts w:ascii="Arial" w:eastAsia="Arial" w:hAnsi="Arial" w:cs="Arial"/>
          <w:bCs/>
          <w:sz w:val="22"/>
          <w:szCs w:val="22"/>
        </w:rPr>
        <w:t xml:space="preserve">s include more than just </w:t>
      </w:r>
      <w:r>
        <w:rPr>
          <w:rFonts w:ascii="Arial" w:eastAsia="Arial" w:hAnsi="Arial" w:cs="Arial"/>
          <w:bCs/>
          <w:sz w:val="22"/>
          <w:szCs w:val="22"/>
        </w:rPr>
        <w:t>texting.</w:t>
      </w:r>
      <w:r w:rsidR="00873280">
        <w:rPr>
          <w:rFonts w:ascii="Arial" w:eastAsia="Arial" w:hAnsi="Arial" w:cs="Arial"/>
          <w:bCs/>
          <w:sz w:val="22"/>
          <w:szCs w:val="22"/>
        </w:rPr>
        <w:t xml:space="preserve"> </w:t>
      </w:r>
      <w:r>
        <w:rPr>
          <w:rFonts w:ascii="Arial" w:eastAsia="Arial" w:hAnsi="Arial" w:cs="Arial"/>
          <w:bCs/>
          <w:sz w:val="22"/>
          <w:szCs w:val="22"/>
        </w:rPr>
        <w:t xml:space="preserve">Listening to music while working is </w:t>
      </w:r>
      <w:r w:rsidR="00614CFB">
        <w:rPr>
          <w:rFonts w:ascii="Arial" w:eastAsia="Arial" w:hAnsi="Arial" w:cs="Arial"/>
          <w:bCs/>
          <w:sz w:val="22"/>
          <w:szCs w:val="22"/>
        </w:rPr>
        <w:t xml:space="preserve">an increasingly common practice </w:t>
      </w:r>
      <w:r>
        <w:rPr>
          <w:rFonts w:ascii="Arial" w:eastAsia="Arial" w:hAnsi="Arial" w:cs="Arial"/>
          <w:bCs/>
          <w:sz w:val="22"/>
          <w:szCs w:val="22"/>
        </w:rPr>
        <w:t>among students</w:t>
      </w:r>
      <w:r w:rsidR="003E2247">
        <w:rPr>
          <w:rFonts w:ascii="Arial" w:eastAsia="Arial" w:hAnsi="Arial" w:cs="Arial"/>
          <w:bCs/>
          <w:sz w:val="22"/>
          <w:szCs w:val="22"/>
        </w:rPr>
        <w:t>,</w:t>
      </w:r>
      <w:r w:rsidR="0091603D">
        <w:rPr>
          <w:rFonts w:ascii="Arial" w:eastAsia="Arial" w:hAnsi="Arial" w:cs="Arial"/>
          <w:bCs/>
          <w:sz w:val="22"/>
          <w:szCs w:val="22"/>
        </w:rPr>
        <w:t xml:space="preserve"> but t</w:t>
      </w:r>
      <w:r w:rsidR="001C052B" w:rsidRPr="00A3783C">
        <w:rPr>
          <w:rFonts w:ascii="Arial" w:eastAsia="Arial" w:hAnsi="Arial" w:cs="Arial"/>
          <w:bCs/>
          <w:sz w:val="22"/>
          <w:szCs w:val="22"/>
        </w:rPr>
        <w:t xml:space="preserve">he effect of music on focus, comprehension, and cognitive function is disputed. Some studies </w:t>
      </w:r>
      <w:r w:rsidR="00BA42B5">
        <w:rPr>
          <w:rFonts w:ascii="Arial" w:eastAsia="Arial" w:hAnsi="Arial" w:cs="Arial"/>
          <w:bCs/>
          <w:sz w:val="22"/>
          <w:szCs w:val="22"/>
        </w:rPr>
        <w:t>show</w:t>
      </w:r>
      <w:r w:rsidR="001C052B" w:rsidRPr="00A3783C">
        <w:rPr>
          <w:rFonts w:ascii="Arial" w:eastAsia="Arial" w:hAnsi="Arial" w:cs="Arial"/>
          <w:bCs/>
          <w:sz w:val="22"/>
          <w:szCs w:val="22"/>
        </w:rPr>
        <w:t xml:space="preserve"> that fast and loud music </w:t>
      </w:r>
      <w:r w:rsidR="00BA42B5">
        <w:rPr>
          <w:rFonts w:ascii="Arial" w:eastAsia="Arial" w:hAnsi="Arial" w:cs="Arial"/>
          <w:bCs/>
          <w:sz w:val="22"/>
          <w:szCs w:val="22"/>
        </w:rPr>
        <w:t>has a negative impact on</w:t>
      </w:r>
      <w:r w:rsidR="001C052B" w:rsidRPr="00A3783C">
        <w:rPr>
          <w:rFonts w:ascii="Arial" w:eastAsia="Arial" w:hAnsi="Arial" w:cs="Arial"/>
          <w:bCs/>
          <w:sz w:val="22"/>
          <w:szCs w:val="22"/>
        </w:rPr>
        <w:t xml:space="preserve"> reading comprehension</w:t>
      </w:r>
      <w:r w:rsidR="003E2247">
        <w:rPr>
          <w:rFonts w:ascii="Arial" w:eastAsia="Arial" w:hAnsi="Arial" w:cs="Arial"/>
          <w:bCs/>
          <w:sz w:val="22"/>
          <w:szCs w:val="22"/>
        </w:rPr>
        <w:t xml:space="preserve"> </w:t>
      </w:r>
      <w:r w:rsidR="003E2247">
        <w:rPr>
          <w:rFonts w:ascii="Arial" w:eastAsia="Arial" w:hAnsi="Arial" w:cs="Arial"/>
          <w:bCs/>
          <w:sz w:val="22"/>
          <w:szCs w:val="22"/>
        </w:rPr>
        <w:fldChar w:fldCharType="begin"/>
      </w:r>
      <w:r w:rsidR="00251B79">
        <w:rPr>
          <w:rFonts w:ascii="Arial" w:eastAsia="Arial" w:hAnsi="Arial" w:cs="Arial"/>
          <w:bCs/>
          <w:sz w:val="22"/>
          <w:szCs w:val="22"/>
        </w:rPr>
        <w:instrText xml:space="preserve"> ADDIN ZOTERO_ITEM CSL_CITATION {"citationID":"By63x1Az","properties":{"formattedCitation":"*9)\\uc0\\u8211{}*11)","plainCitation":"*9)–*11)","dontUpdate":true,"noteIndex":0},"citationItems":[{"id":353,"uris":["http://zotero.org/users/9674183/items/GS3I5834"],"itemData":{"id":353,"type":"article-journal","abstract":"The effect of background music (BGM) on cognitive task performance is a popular topic. However, the evidence is not converging: experimental studies show mixed results depending on the task, the type of music used and individual characteristics. Here, we explored how people use BGM while optimally performing various cognitive tasks in everyday life, such as reading, writing, memorizing, and critical thinking. Specifically, the frequency of BGM usage, preferred music types, beliefs about the scientific evidence on BGM, and individual characteristics, such as age, extraversion and musical background were investigated. Although the results confirmed highly diverse strategies among individuals regarding when, how often, why and what type of BGM is used, we found several general tendencies: people tend to use less BGM when engaged in more difficult tasks, they become less critical about the type of BGM when engaged in easier tasks, and there is a negative correlation between the frequency of BGM and age, indicating that younger generations tend to use more BGM than older adults. The current and previous evidence are discussed in light of existing theories. Altogether, this study identifies essential variables to consider in future research and further forwards a theory-driven perspective in the field.","container-title":"Acta Psychologica","DOI":"10.1016/j.actpsy.2021.103417","ISSN":"0001-6918","journalAbbreviation":"Acta Psychologica","language":"en","page":"103417","source":"ScienceDirect","title":"Do you listen to music while studying? A portrait of how people use music to optimize their cognitive performance","title-short":"Do you listen to music while studying?","URL":"https://www.sciencedirect.com/science/article/pii/S0001691821001670","volume":"220","author":[{"family":"Goltz","given":"Franziska"},{"family":"Sadakata","given":"Makiko"}],"accessed":{"date-parts":[["2023",5,23]]},"issued":{"date-parts":[["2021",10,1]]}}},{"id":225,"uris":["http://zotero.org/users/9674183/items/Y378NFLP"],"itemData":{"id":225,"type":"article-journal","abstract":"Martin, Wogalter and Forlano (1988) showed that reading comprehension was impaired when concurrent lyrical music was played. However, this seems to contradict the music and cognition literature that proposes that listening to music that one likes increases cognitive performance (Hallam, Price, &amp; Katsarou, 2002; Särkämö et al., 2008; Thompson, Schellenberg, &amp; Husain, 2001; Wallace, 1994). In the current study we asked participants to undertake a reading comprehension task in the presence of the following sound conditions: quiet, liked lyrical music, disliked lyrical music and instrumental music.","container-title":"Applied Cognitive Psychology","DOI":"10.1002/acp.2994","journalAbbreviation":"Applied Cognitive Psychology","source":"ResearchGate","title":"Does listening to preferred music improve reading comprehension performance?","URL":"https://www.researchgate.net/publication/259679708_Does_listening_to_preferred_music_improve_reading_comprehension_performance","volume":"28","author":[{"family":"Perham","given":"Nick"},{"family":"Currie","given":"Harriet"}],"accessed":{"date-parts":[["2021",9,7]]},"issued":{"date-parts":[["2014",3,1]]}}},{"id":222,"uris":["http://zotero.org/users/9674183/items/CPPS34HU"],"itemData":{"id":222,"type":"article-journal","abstract":"We examined the effect of background music on reading comprehension. Because the emotional consequences of music listening are affected by changes in tempo and intensity, we manipulated these variables to create four repeated-measures conditions: slow/low, slow/high, fast/low, fast/high. Tempo and intensity manipulations were selected to be psychologically equivalent in magnitude (pilot study 1). In each condition, 25 participants were given four minutes to read a passage, followed by three minutes to answer six multiple-choice questions. Baseline performance was established by having control participants complete the reading task in silence (pilot study 2). A significant tempo by intensity interaction was observed, with comprehension in the fast/high condition falling significantly below baseline. These findings reveal that listening to background instrumental music is most likely to disrupt reading comprehension when the music is fast and loud.","container-title":"Psychology of Music","DOI":"10.1177/0305735611400173","journalAbbreviation":"Psychology of Music","page":"700-708","source":"ResearchGate","title":"Fast and loud background music disrupts reading comprehension","URL":"https://www.researchgate.net/publication/230746037_Fast_and_loud_background_music_disrupts_reading_comprehension","volume":"40","author":[{"family":"Thompson","given":"William"},{"family":"Schellenberg","given":"E."},{"family":"Letnic","given":"Adriana"}],"accessed":{"date-parts":[["2021",9,7]]},"issued":{"date-parts":[["2012",11,1]]}},"label":"page"}],"schema":"https://github.com/citation-style-language/schema/raw/master/csl-citation.json"} </w:instrText>
      </w:r>
      <w:r w:rsidR="003E2247">
        <w:rPr>
          <w:rFonts w:ascii="Arial" w:eastAsia="Arial" w:hAnsi="Arial" w:cs="Arial"/>
          <w:bCs/>
          <w:sz w:val="22"/>
          <w:szCs w:val="22"/>
        </w:rPr>
        <w:fldChar w:fldCharType="separate"/>
      </w:r>
      <w:r w:rsidR="000936AC">
        <w:rPr>
          <w:rFonts w:ascii="Arial" w:hAnsi="Arial" w:cs="Arial"/>
          <w:sz w:val="22"/>
        </w:rPr>
        <w:t>(</w:t>
      </w:r>
      <w:r w:rsidR="000936AC" w:rsidRPr="000936AC">
        <w:rPr>
          <w:rFonts w:ascii="Arial" w:hAnsi="Arial" w:cs="Arial"/>
          <w:sz w:val="22"/>
        </w:rPr>
        <w:t>9</w:t>
      </w:r>
      <w:r w:rsidR="00D241CA">
        <w:rPr>
          <w:rFonts w:ascii="Arial" w:hAnsi="Arial" w:cs="Arial"/>
          <w:sz w:val="22"/>
        </w:rPr>
        <w:t>-</w:t>
      </w:r>
      <w:r w:rsidR="000936AC" w:rsidRPr="000936AC">
        <w:rPr>
          <w:rFonts w:ascii="Arial" w:hAnsi="Arial" w:cs="Arial"/>
          <w:sz w:val="22"/>
        </w:rPr>
        <w:t>11)</w:t>
      </w:r>
      <w:r w:rsidR="003E2247">
        <w:rPr>
          <w:rFonts w:ascii="Arial" w:eastAsia="Arial" w:hAnsi="Arial" w:cs="Arial"/>
          <w:bCs/>
          <w:sz w:val="22"/>
          <w:szCs w:val="22"/>
        </w:rPr>
        <w:fldChar w:fldCharType="end"/>
      </w:r>
      <w:r w:rsidR="001C052B" w:rsidRPr="00A3783C">
        <w:rPr>
          <w:rFonts w:ascii="Arial" w:eastAsia="Arial" w:hAnsi="Arial" w:cs="Arial"/>
          <w:bCs/>
          <w:sz w:val="22"/>
          <w:szCs w:val="22"/>
        </w:rPr>
        <w:t xml:space="preserve">. Other studies </w:t>
      </w:r>
      <w:r w:rsidR="00ED6FAF">
        <w:rPr>
          <w:rFonts w:ascii="Arial" w:eastAsia="Arial" w:hAnsi="Arial" w:cs="Arial"/>
          <w:bCs/>
          <w:sz w:val="22"/>
          <w:szCs w:val="22"/>
        </w:rPr>
        <w:t>f</w:t>
      </w:r>
      <w:r w:rsidR="00D47621">
        <w:rPr>
          <w:rFonts w:ascii="Arial" w:eastAsia="Arial" w:hAnsi="Arial" w:cs="Arial"/>
          <w:bCs/>
          <w:sz w:val="22"/>
          <w:szCs w:val="22"/>
        </w:rPr>
        <w:t>ou</w:t>
      </w:r>
      <w:r w:rsidR="00ED6FAF">
        <w:rPr>
          <w:rFonts w:ascii="Arial" w:eastAsia="Arial" w:hAnsi="Arial" w:cs="Arial"/>
          <w:bCs/>
          <w:sz w:val="22"/>
          <w:szCs w:val="22"/>
        </w:rPr>
        <w:t>nd</w:t>
      </w:r>
      <w:r w:rsidR="001C052B" w:rsidRPr="00A3783C">
        <w:rPr>
          <w:rFonts w:ascii="Arial" w:eastAsia="Arial" w:hAnsi="Arial" w:cs="Arial"/>
          <w:bCs/>
          <w:sz w:val="22"/>
          <w:szCs w:val="22"/>
        </w:rPr>
        <w:t xml:space="preserve"> that music with a fast tempo </w:t>
      </w:r>
      <w:r w:rsidR="00BD6887">
        <w:rPr>
          <w:rFonts w:ascii="Arial" w:eastAsia="Arial" w:hAnsi="Arial" w:cs="Arial"/>
          <w:bCs/>
          <w:sz w:val="22"/>
          <w:szCs w:val="22"/>
        </w:rPr>
        <w:t>can improve</w:t>
      </w:r>
      <w:r w:rsidR="001C052B" w:rsidRPr="00A3783C">
        <w:rPr>
          <w:rFonts w:ascii="Arial" w:eastAsia="Arial" w:hAnsi="Arial" w:cs="Arial"/>
          <w:bCs/>
          <w:sz w:val="22"/>
          <w:szCs w:val="22"/>
        </w:rPr>
        <w:t xml:space="preserve"> the listener’s mood, awareness</w:t>
      </w:r>
      <w:r w:rsidR="003622BF">
        <w:rPr>
          <w:rFonts w:ascii="Arial" w:eastAsia="Arial" w:hAnsi="Arial" w:cs="Arial"/>
          <w:bCs/>
          <w:sz w:val="22"/>
          <w:szCs w:val="22"/>
        </w:rPr>
        <w:t xml:space="preserve">, </w:t>
      </w:r>
      <w:r w:rsidR="001C052B" w:rsidRPr="00A3783C">
        <w:rPr>
          <w:rFonts w:ascii="Arial" w:eastAsia="Arial" w:hAnsi="Arial" w:cs="Arial"/>
          <w:bCs/>
          <w:sz w:val="22"/>
          <w:szCs w:val="22"/>
        </w:rPr>
        <w:t xml:space="preserve">and cognitive performance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{"citationID":"4TXSc8DS","properties":{"formattedCitation":"(12)","plainCitation":"(12)","noteIndex":0},"citationItems":[{"id":228,"uris":["http://zotero.org/users/9674183/items/YTQGY26X"],"itemData":{"id":228,"type":"article-journal","abstract":"We examined effects of tempo and mode on spatial ability, arousal, and mood. A Mozart sonata was performed by a skilled pianist and recorded as a MIDI file. The file was edited to produce four versions that varied in tempo (fast or slow) and mode (major or minor). Participants listened to a single version and completed measures of spatial ability, arousal, and mood. Performance on the spatial task was superior after listening to music at a fast rather than a slow tempo, and when the music was presented in major rather than minor mode. Tempo manipulations affected arousal but not mood, whereas mode manipulations affected mood but not arousal. Changes in arousal and mood paralleled variation on the spatial task. The findings are consistent with the view that the \"Mozart effect\" is a consequence of changes in arousal and mood.","container-title":"Music Perception: An Interdisciplinary Journal","DOI":"10.1525/mp.2002.20.2.151","ISSN":"0730-7829","issue":"2","note":"publisher: University of California Press","page":"151-171","source":"JSTOR","title":"Effects of Musical Tempo and Mode on Arousal, Mood, and Spatial Abilities","URL":"https://www.jstor.org/stable/10.1525/mp.2002.20.2.151","volume":"20","author":[{"family":"Husain","given":"Gabriela"},{"family":"Thompson","given":"William Forde"},{"family":"Schellenberg","given":"E. Glenn"}],"accessed":{"date-parts":[["2021",9,7]]},"issued":{"date-parts":[["2002"]]}}}],"schema":"https://github.com/citation-style-language/schema/raw/master/csl-citation.json"}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(12)</w:t>
      </w:r>
      <w:r>
        <w:rPr>
          <w:rFonts w:ascii="Arial" w:eastAsia="Arial" w:hAnsi="Arial" w:cs="Arial"/>
          <w:bCs/>
          <w:sz w:val="22"/>
          <w:szCs w:val="22"/>
        </w:rPr>
        <w:fldChar w:fldCharType="end"/>
      </w:r>
      <w:r w:rsidR="001C052B" w:rsidRPr="00A3783C">
        <w:rPr>
          <w:rFonts w:ascii="Arial" w:eastAsia="Arial" w:hAnsi="Arial" w:cs="Arial"/>
          <w:bCs/>
          <w:sz w:val="22"/>
          <w:szCs w:val="22"/>
        </w:rPr>
        <w:t>.</w:t>
      </w:r>
      <w:r w:rsidR="00E1709C">
        <w:rPr>
          <w:rFonts w:ascii="Arial" w:eastAsia="Arial" w:hAnsi="Arial" w:cs="Arial"/>
          <w:bCs/>
          <w:sz w:val="22"/>
          <w:szCs w:val="22"/>
        </w:rPr>
        <w:t xml:space="preserve"> </w:t>
      </w:r>
      <w:r w:rsidR="00E1709C" w:rsidRPr="00A3783C">
        <w:rPr>
          <w:rFonts w:ascii="Arial" w:eastAsia="Arial" w:hAnsi="Arial" w:cs="Arial"/>
          <w:bCs/>
          <w:sz w:val="22"/>
          <w:szCs w:val="22"/>
        </w:rPr>
        <w:t xml:space="preserve">The impact of music </w:t>
      </w:r>
      <w:r w:rsidR="00E1709C">
        <w:rPr>
          <w:rFonts w:ascii="Arial" w:eastAsia="Arial" w:hAnsi="Arial" w:cs="Arial"/>
          <w:bCs/>
          <w:sz w:val="22"/>
          <w:szCs w:val="22"/>
        </w:rPr>
        <w:t>also</w:t>
      </w:r>
      <w:r w:rsidR="00E1709C" w:rsidRPr="00A3783C">
        <w:rPr>
          <w:rFonts w:ascii="Arial" w:eastAsia="Arial" w:hAnsi="Arial" w:cs="Arial"/>
          <w:bCs/>
          <w:sz w:val="22"/>
          <w:szCs w:val="22"/>
        </w:rPr>
        <w:t xml:space="preserve"> depend</w:t>
      </w:r>
      <w:r w:rsidR="00E1709C">
        <w:rPr>
          <w:rFonts w:ascii="Arial" w:eastAsia="Arial" w:hAnsi="Arial" w:cs="Arial"/>
          <w:bCs/>
          <w:sz w:val="22"/>
          <w:szCs w:val="22"/>
        </w:rPr>
        <w:t xml:space="preserve">s </w:t>
      </w:r>
      <w:r w:rsidR="00E1709C" w:rsidRPr="00A3783C">
        <w:rPr>
          <w:rFonts w:ascii="Arial" w:eastAsia="Arial" w:hAnsi="Arial" w:cs="Arial"/>
          <w:bCs/>
          <w:sz w:val="22"/>
          <w:szCs w:val="22"/>
        </w:rPr>
        <w:t xml:space="preserve">on the listener. </w:t>
      </w:r>
      <w:r w:rsidR="00E1709C">
        <w:rPr>
          <w:rFonts w:ascii="Arial" w:eastAsia="Arial" w:hAnsi="Arial" w:cs="Arial"/>
          <w:bCs/>
          <w:sz w:val="22"/>
          <w:szCs w:val="22"/>
        </w:rPr>
        <w:t>S</w:t>
      </w:r>
      <w:r w:rsidR="001C052B" w:rsidRPr="00A3783C">
        <w:rPr>
          <w:rFonts w:ascii="Arial" w:eastAsia="Arial" w:hAnsi="Arial" w:cs="Arial"/>
          <w:bCs/>
          <w:sz w:val="22"/>
          <w:szCs w:val="22"/>
        </w:rPr>
        <w:t>tudies</w:t>
      </w:r>
      <w:r w:rsidR="004A6F01">
        <w:rPr>
          <w:rFonts w:ascii="Arial" w:eastAsia="Arial" w:hAnsi="Arial" w:cs="Arial"/>
          <w:bCs/>
          <w:sz w:val="22"/>
          <w:szCs w:val="22"/>
        </w:rPr>
        <w:t xml:space="preserve"> </w:t>
      </w:r>
      <w:r w:rsidR="00310040">
        <w:rPr>
          <w:rFonts w:ascii="Arial" w:eastAsia="Arial" w:hAnsi="Arial" w:cs="Arial"/>
          <w:bCs/>
          <w:sz w:val="22"/>
          <w:szCs w:val="22"/>
        </w:rPr>
        <w:t xml:space="preserve">state </w:t>
      </w:r>
      <w:r w:rsidR="00591FD3">
        <w:rPr>
          <w:rFonts w:ascii="Arial" w:eastAsia="Arial" w:hAnsi="Arial" w:cs="Arial"/>
          <w:bCs/>
          <w:sz w:val="22"/>
          <w:szCs w:val="22"/>
        </w:rPr>
        <w:t>that</w:t>
      </w:r>
      <w:r w:rsidR="001C052B" w:rsidRPr="00A3783C">
        <w:rPr>
          <w:rFonts w:ascii="Arial" w:eastAsia="Arial" w:hAnsi="Arial" w:cs="Arial"/>
          <w:bCs/>
          <w:sz w:val="22"/>
          <w:szCs w:val="22"/>
        </w:rPr>
        <w:t xml:space="preserve"> </w:t>
      </w:r>
      <w:r w:rsidR="003251CC" w:rsidRPr="00A3783C">
        <w:rPr>
          <w:rFonts w:ascii="Arial" w:eastAsia="Arial" w:hAnsi="Arial" w:cs="Arial"/>
          <w:bCs/>
          <w:sz w:val="22"/>
          <w:szCs w:val="22"/>
        </w:rPr>
        <w:t>if</w:t>
      </w:r>
      <w:r w:rsidR="001C052B" w:rsidRPr="00A3783C">
        <w:rPr>
          <w:rFonts w:ascii="Arial" w:eastAsia="Arial" w:hAnsi="Arial" w:cs="Arial"/>
          <w:bCs/>
          <w:sz w:val="22"/>
          <w:szCs w:val="22"/>
        </w:rPr>
        <w:t xml:space="preserve"> the listener </w:t>
      </w:r>
      <w:r w:rsidR="00D51C63">
        <w:rPr>
          <w:rFonts w:ascii="Arial" w:eastAsia="Arial" w:hAnsi="Arial" w:cs="Arial"/>
          <w:bCs/>
          <w:sz w:val="22"/>
          <w:szCs w:val="22"/>
        </w:rPr>
        <w:t>enjoys</w:t>
      </w:r>
      <w:r w:rsidR="001C052B" w:rsidRPr="00A3783C">
        <w:rPr>
          <w:rFonts w:ascii="Arial" w:eastAsia="Arial" w:hAnsi="Arial" w:cs="Arial"/>
          <w:bCs/>
          <w:sz w:val="22"/>
          <w:szCs w:val="22"/>
        </w:rPr>
        <w:t xml:space="preserve"> music, it </w:t>
      </w:r>
      <w:r w:rsidR="00D51C63">
        <w:rPr>
          <w:rFonts w:ascii="Arial" w:eastAsia="Arial" w:hAnsi="Arial" w:cs="Arial"/>
          <w:bCs/>
          <w:sz w:val="22"/>
          <w:szCs w:val="22"/>
        </w:rPr>
        <w:t xml:space="preserve">can </w:t>
      </w:r>
      <w:r w:rsidR="001C052B" w:rsidRPr="00A3783C">
        <w:rPr>
          <w:rFonts w:ascii="Arial" w:eastAsia="Arial" w:hAnsi="Arial" w:cs="Arial"/>
          <w:bCs/>
          <w:sz w:val="22"/>
          <w:szCs w:val="22"/>
        </w:rPr>
        <w:t>increase</w:t>
      </w:r>
      <w:r w:rsidR="00D51C63">
        <w:rPr>
          <w:rFonts w:ascii="Arial" w:eastAsia="Arial" w:hAnsi="Arial" w:cs="Arial"/>
          <w:bCs/>
          <w:sz w:val="22"/>
          <w:szCs w:val="22"/>
        </w:rPr>
        <w:t xml:space="preserve"> </w:t>
      </w:r>
      <w:r w:rsidR="001C052B" w:rsidRPr="00A3783C">
        <w:rPr>
          <w:rFonts w:ascii="Arial" w:eastAsia="Arial" w:hAnsi="Arial" w:cs="Arial"/>
          <w:bCs/>
          <w:sz w:val="22"/>
          <w:szCs w:val="22"/>
        </w:rPr>
        <w:t xml:space="preserve">their intellectual work performance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{"citationID":"5klbJuBo","properties":{"formattedCitation":"(13)","plainCitation":"(13)","noteIndex":0},"citationItems":[{"id":260,"uris":["http://zotero.org/users/9674183/items/5C6Q4Q3Y"],"itemData":{"id":260,"type":"article-journal","abstract":"Introduction Many people spend a considerable amount of time performing intellectual activities within auditory environments that affect work efficiency. To investigate auditory environments that improve working efficiency, we investigated the relationship between brain activity and performance of the number memory task in environments with and without white noise using functional near-infrared spectroscopy (fNIRS). Methods Twenty-nine healthy subjects (aged 21.9 ± 1.4 years) performed the number memory task in both the white noise and silent environments. Cerebral blood flow changes during the task were measured using an ETG-7100 fNIRS system (Hitachi, Ltd., Tokyo, Japan). The psychological states of the subjects were also estimated by subjective ratings of the pleasantness of the auditory environment. Then, they were divided into three groups based on their task scores. The differences in the cerebral blood flow (CBF) changes, functional connection strength, and the subjects’ feelings of pleasantness to the noise between the subject groups were analyzed and discussed. Results The first group felt that the white noise was pleasant, which strengthened the bilateral functional connections between the brain regions related to the memory task. Therefore, the subjects’ task performance improved in the white noise environment. Although the second group felt that the white noise was uncomfortable, the frontal regions related to attention control were more activated in the white noise environment to sustain the task performance in the noisy environment. The third group felt that the white noise was unpleasant, and their CBF decreased in that environment, which was associated with deteriorated task performance. Conclusions Task performance was closely related to the subjects’ feelings of pleasantness to the noise. The results of the analysis of the CBF changes and functional connectivity suggested that the effects of the white noise on brain activity differed among the three groups.","container-title":"Brain and Behavior","DOI":"10.1002/brb3.1104","ISSN":"2162-3279","issue":"10","language":"en","note":"_eprint: https://onlinelibrary.wiley.com/doi/pdf/10.1002/brb3.1104","page":"e01104","source":"Wiley Online Library","title":"Functional near-infrared spectroscopy study of the neural correlates between auditory environments and intellectual work performance","URL":"https://onlinelibrary.wiley.com/doi/abs/10.1002/brb3.1104","volume":"8","author":[{"family":"Hiwa","given":"Satoru"},{"family":"Katayama","given":"Tomoka"},{"family":"Hiroyasu","given":"Tomoyuki"}],"accessed":{"date-parts":[["2021",9,7]]},"issued":{"date-parts":[["2018"]]}}}],"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(13)</w:t>
      </w:r>
      <w:r>
        <w:rPr>
          <w:rFonts w:ascii="Arial" w:eastAsia="Arial" w:hAnsi="Arial" w:cs="Arial"/>
          <w:bCs/>
          <w:sz w:val="22"/>
          <w:szCs w:val="22"/>
        </w:rPr>
        <w:fldChar w:fldCharType="end"/>
      </w:r>
      <w:r w:rsidR="001C052B" w:rsidRPr="00A3783C">
        <w:rPr>
          <w:rFonts w:ascii="Arial" w:eastAsia="Arial" w:hAnsi="Arial" w:cs="Arial"/>
          <w:bCs/>
          <w:sz w:val="22"/>
          <w:szCs w:val="22"/>
        </w:rPr>
        <w:t xml:space="preserve">. </w:t>
      </w:r>
      <w:r w:rsidR="005D3663" w:rsidRPr="005D3663">
        <w:rPr>
          <w:rFonts w:ascii="Arial" w:eastAsia="Arial" w:hAnsi="Arial" w:cs="Arial"/>
          <w:bCs/>
          <w:sz w:val="22"/>
          <w:szCs w:val="22"/>
        </w:rPr>
        <w:t xml:space="preserve">Individuals with a lower working memory capacity often find music to serve as a "seductive detail" and a distraction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{"citationID":"QDWCWD1G","properties":{"formattedCitation":"(14; 15)","plainCitation":"(14; 15)","noteIndex":0},"citationItems":[{"id":234,"uris":["http://zotero.org/users/9674183/items/8SE35UUQ"],"itemData":{"id":234,"type":"article-journal","abstract":"Seductive details constitute interesting but irrelevant information that are not necessary to achieve the instructional objective. The seductive detail effect occurs when people learn more deeply from instructional messages that exclude rather than include these details. This effect is mainly explained by assuming an overloading of the working memory, attention distraction, schema interference or coherence disruption. This review presents 39 experimental effects in the form of text passages, illustrations and other kinds of seductive details. This meta-analysis reveals a significant seductive detail effect with small to medium (retention performance) and medium (transfer performance) effects. Furthermore, empirical evidence for moderating effects and various explanations of the seductive detail effect are reviewed. Empirical data supports, but also calls into question, each of the four explanations. The review concludes by discussing the theoretical and practical implications, as well as the limitations and future directions of this research.","container-title":"Educational Research Review","DOI":"10.1016/j.edurev.2012.05.003","journalAbbreviation":"Educational Research Review","page":"216–237","source":"ResearchGate","title":"A review of research and a meta-analysis of the seductive detail effect","URL":"https://www.researchgate.net/publication/257690772_A_review_of_research_and_a_meta-analysis_of_the_seductive_detail_effect","volume":"7","author":[{"family":"Rey","given":"Günter Daniel"}],"accessed":{"date-parts":[["2021",9,7]]},"issued":{"date-parts":[["2012",12,1]]}}},{"id":233,"uris":["http://zotero.org/users/9674183/items/DSLRDFZK"],"itemData":{"id":233,"type":"article-journal","abstract":"Previous work on learning from text has demonstrated that although illustrated text can enhance\ncomprehension, illustrations can also sometimes lead to poor learning outcomes when they are not\nrelevant to understanding the text. This phenomenon is known as the seductive details effect. The first\nexperiment was designed to test whether the ability to control one’s attention, as measured by working\nmemory span tasks, would influence the processing of a scientific text that contained seductive (irrelevant) images, conceptually relevant images, or no illustrations. Understanding was evaluated using\nboth an essay response and an inference verification task. Results indicated that low working memory\ncapacity readers are especially vulnerable to the seductive details effect. In the second experiment, this\nissue was explored further, using eye-tracking methodology to evaluate the reading patterns of individuals who differed in working memory capacity as they read the same seductively illustrated scientific\ntext. Results indicated that low working memory individuals attend to seductive illustrations more often\nthan not and, also, for a longer duration than do those individuals high in working memory capacity","container-title":"Memory &amp; Cognition","DOI":"10.3758/BF03193412","ISSN":"0090-502X, 1532-5946","issue":"2","journalAbbreviation":"Memory &amp; Cognition","language":"en","page":"344-355","source":"DOI.org (Crossref)","title":"An examination of the seductive details effect in terms of working memory capacity","URL":"http://link.springer.com/10.3758/BF03193412","volume":"34","author":[{"family":"Sanchez","given":"Christopher A."},{"family":"Wiley","given":"Jennifer"}],"accessed":{"date-parts":[["2021",9,7]]},"issued":{"date-parts":[["2006",3]]}}}],"schema":"https://github.com/citation-style-language/schema/raw/master/csl-citation.json"}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(14</w:t>
      </w:r>
      <w:r w:rsidR="00D241CA">
        <w:rPr>
          <w:rFonts w:ascii="Arial" w:eastAsia="Arial" w:hAnsi="Arial" w:cs="Arial"/>
          <w:bCs/>
          <w:noProof/>
          <w:sz w:val="22"/>
          <w:szCs w:val="22"/>
        </w:rPr>
        <w:t>,</w:t>
      </w:r>
      <w:r w:rsidR="005E70CE">
        <w:rPr>
          <w:rFonts w:ascii="Arial" w:eastAsia="Arial" w:hAnsi="Arial" w:cs="Arial"/>
          <w:bCs/>
          <w:noProof/>
          <w:sz w:val="22"/>
          <w:szCs w:val="22"/>
        </w:rPr>
        <w:t xml:space="preserve"> 15)</w:t>
      </w:r>
      <w:r>
        <w:rPr>
          <w:rFonts w:ascii="Arial" w:eastAsia="Arial" w:hAnsi="Arial" w:cs="Arial"/>
          <w:bCs/>
          <w:sz w:val="22"/>
          <w:szCs w:val="22"/>
        </w:rPr>
        <w:fldChar w:fldCharType="end"/>
      </w:r>
      <w:r w:rsidR="001C052B" w:rsidRPr="00A3783C">
        <w:rPr>
          <w:rFonts w:ascii="Arial" w:eastAsia="Arial" w:hAnsi="Arial" w:cs="Arial"/>
          <w:bCs/>
          <w:sz w:val="22"/>
          <w:szCs w:val="22"/>
        </w:rPr>
        <w:t>.</w:t>
      </w:r>
      <w:r w:rsidR="00187C58">
        <w:rPr>
          <w:rFonts w:ascii="Arial" w:eastAsia="Arial" w:hAnsi="Arial" w:cs="Arial"/>
          <w:bCs/>
          <w:sz w:val="22"/>
          <w:szCs w:val="22"/>
        </w:rPr>
        <w:t xml:space="preserve"> Additionally</w:t>
      </w:r>
      <w:r w:rsidR="001C052B" w:rsidRPr="00A3783C">
        <w:rPr>
          <w:rFonts w:ascii="Arial" w:eastAsia="Arial" w:hAnsi="Arial" w:cs="Arial"/>
          <w:bCs/>
          <w:sz w:val="22"/>
          <w:szCs w:val="22"/>
        </w:rPr>
        <w:t xml:space="preserve">, </w:t>
      </w:r>
      <w:r w:rsidR="00187C58">
        <w:rPr>
          <w:rFonts w:ascii="Arial" w:eastAsia="Arial" w:hAnsi="Arial" w:cs="Arial"/>
          <w:bCs/>
          <w:sz w:val="22"/>
          <w:szCs w:val="22"/>
        </w:rPr>
        <w:t xml:space="preserve">introverts tend to have a lower </w:t>
      </w:r>
      <w:r w:rsidR="001C052B" w:rsidRPr="00A3783C">
        <w:rPr>
          <w:rFonts w:ascii="Arial" w:eastAsia="Arial" w:hAnsi="Arial" w:cs="Arial"/>
          <w:bCs/>
          <w:sz w:val="22"/>
          <w:szCs w:val="22"/>
        </w:rPr>
        <w:t>reading comprehension than extroverts</w:t>
      </w:r>
      <w:r>
        <w:rPr>
          <w:rFonts w:ascii="Arial" w:eastAsia="Arial" w:hAnsi="Arial" w:cs="Arial"/>
          <w:bCs/>
          <w:sz w:val="22"/>
          <w:szCs w:val="22"/>
        </w:rPr>
        <w:t xml:space="preserve"> </w:t>
      </w:r>
      <w:r w:rsidR="00187C58">
        <w:rPr>
          <w:rFonts w:ascii="Arial" w:eastAsia="Arial" w:hAnsi="Arial" w:cs="Arial"/>
          <w:bCs/>
          <w:sz w:val="22"/>
          <w:szCs w:val="22"/>
        </w:rPr>
        <w:t>when listening to music</w:t>
      </w:r>
      <w:r w:rsidR="004C75D1">
        <w:rPr>
          <w:rFonts w:ascii="Arial" w:eastAsia="Arial" w:hAnsi="Arial" w:cs="Arial"/>
          <w:bCs/>
          <w:sz w:val="22"/>
          <w:szCs w:val="22"/>
        </w:rPr>
        <w:t xml:space="preserve">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{"citationID":"GQoltdKz","properties":{"formattedCitation":"(16)","plainCitation":"(16)","noteIndex":0},"citationItems":[{"id":238,"uris":["http://zotero.org/users/9674183/items/V98XHTPH"],"itemData":{"id":238,"type":"article-journal","abstract":"Previous research has found that introverts' performance on complex cognitive tasks is more negatively affected by distracters, e.g. music and background television, than extraverts' performance. This study extended previous research by examining whether background noise would be as distracting as music. In the presence of silence, background garage music and office noise, 38 introverts and 38 extraverts carried out a reading comprehension task, a prose recall task and a mental arithmetic task. It was predicted that there would be an interaction between personality and background sound on all three tasks: introverts would do less well on all of the tasks than extraverts in the presence of music and noise but in silence performance would be the same. A significant interaction was found on the reading comprehension task only, although a trend for this effect was clearly present on the other two tasks. It was also predicted that there would be a main effect for background sound: performance would be worse in the presence of music and noise than silence. Results confirmed this prediction. These findings support the Eysenckian hypothesis of the difference in optimum cortical arousal in introverts and extraverts.","container-title":"Ergonomics","DOI":"10.1080/00140130210121932","ISSN":"0014-0139","issue":"3","journalAbbreviation":"Ergonomics","language":"eng","note":"PMID: 11964204","page":"203-217","source":"PubMed","title":"Music is as distracting as noise: the differential distraction of background music and noise on the cognitive test performance of introverts and extraverts","title-short":"Music is as distracting as noise","URL":"https://pubmed.ncbi.nlm.nih.gov/11964204/","volume":"45","author":[{"family":"Furnham","given":"Adrian"},{"family":"Strbac","given":"Lisa"}],"accessed":{"date-parts":[["2021",9,7]]},"issued":{"date-parts":[["2002",2,20]]}}}],"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(16)</w:t>
      </w:r>
      <w:r>
        <w:rPr>
          <w:rFonts w:ascii="Arial" w:eastAsia="Arial" w:hAnsi="Arial" w:cs="Arial"/>
          <w:bCs/>
          <w:sz w:val="22"/>
          <w:szCs w:val="22"/>
        </w:rPr>
        <w:fldChar w:fldCharType="end"/>
      </w:r>
      <w:r w:rsidR="001C052B" w:rsidRPr="00A3783C">
        <w:rPr>
          <w:rFonts w:ascii="Arial" w:eastAsia="Arial" w:hAnsi="Arial" w:cs="Arial"/>
          <w:bCs/>
          <w:sz w:val="22"/>
          <w:szCs w:val="22"/>
        </w:rPr>
        <w:t xml:space="preserve">. </w:t>
      </w:r>
      <w:r w:rsidR="006445D0">
        <w:rPr>
          <w:rFonts w:ascii="Arial" w:eastAsia="Arial" w:hAnsi="Arial" w:cs="Arial"/>
          <w:bCs/>
          <w:sz w:val="22"/>
          <w:szCs w:val="22"/>
        </w:rPr>
        <w:t>Still</w:t>
      </w:r>
      <w:r w:rsidR="006338EA">
        <w:rPr>
          <w:rFonts w:ascii="Arial" w:eastAsia="Arial" w:hAnsi="Arial" w:cs="Arial"/>
          <w:bCs/>
          <w:sz w:val="22"/>
          <w:szCs w:val="22"/>
        </w:rPr>
        <w:t>,</w:t>
      </w:r>
      <w:r w:rsidR="006445D0">
        <w:rPr>
          <w:rFonts w:ascii="Arial" w:eastAsia="Arial" w:hAnsi="Arial" w:cs="Arial"/>
          <w:bCs/>
          <w:sz w:val="22"/>
          <w:szCs w:val="22"/>
        </w:rPr>
        <w:t xml:space="preserve"> o</w:t>
      </w:r>
      <w:r w:rsidR="001C052B" w:rsidRPr="00A3783C">
        <w:rPr>
          <w:rFonts w:ascii="Arial" w:eastAsia="Arial" w:hAnsi="Arial" w:cs="Arial"/>
          <w:bCs/>
          <w:sz w:val="22"/>
          <w:szCs w:val="22"/>
        </w:rPr>
        <w:t>ther studies argue that music does not affect recall or short-term memory</w:t>
      </w:r>
      <w:r w:rsidR="006445D0">
        <w:rPr>
          <w:rFonts w:ascii="Arial" w:eastAsia="Arial" w:hAnsi="Arial" w:cs="Arial"/>
          <w:bCs/>
          <w:sz w:val="22"/>
          <w:szCs w:val="22"/>
        </w:rPr>
        <w:t xml:space="preserve"> and that it </w:t>
      </w:r>
      <w:r w:rsidR="001C052B" w:rsidRPr="00A3783C">
        <w:rPr>
          <w:rFonts w:ascii="Arial" w:eastAsia="Arial" w:hAnsi="Arial" w:cs="Arial"/>
          <w:bCs/>
          <w:sz w:val="22"/>
          <w:szCs w:val="22"/>
        </w:rPr>
        <w:t xml:space="preserve">provides neither assistance nor a handicap </w:t>
      </w:r>
      <w:r>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{"citationID":"wkn84kHU","properties":{"formattedCitation":"(17; 18)","plainCitation":"(17; 18)","noteIndex":0},"citationItems":[{"id":241,"uris":["http://zotero.org/users/9674183/items/4L8FSRLP"],"itemData":{"id":241,"type":"article-journal","abstract":"This study investigates the possibilities of fostering learning based on differences in recall and comprehension after learning with texts which were presented in one of three modalities: either in a spoken, written, or sung version. All three texts differ regarding their processing, especially when considering working memory. Overall, we assume the best recall performance after learning with the written text and the best comprehension performance after learning with the sung text, respectively, compared to both other text modalities. We also analyzed whether the melody of the sung material functions as a mnemonic aid for the learners in the sung text condition. If melody and text of the sung version are closely linked, presentation of the melody during the post-test phase could foster text retrieval. 108 students either learned from a sung text performed by a professional singer, a printed text, or the same text read out loud. Half of the participants worked on the post-test while listening to the melody used for the musical learning material and the other half did not listen to a melody. The written learning modality led to significantly better recall than with the spoken (d = 0.97) or sung text (d = 0.78). However, comprehension after learning with the sung modality was significantly superior compared to when learning with the written learning modality (d = 0.40). Reading leads to more focus on details, which is required to answer recall questions, while listening fosters a general understanding of the text, leading to higher levels of comprehension. Listening to the melody during the post-test phase negatively affected comprehension, irrespective of the modality during the learning phase. This can be explained by the seductive detail effect, as listening to the melody during the post-test phase may distract learners from their main task. In closing, theoretical and practical implications are discussed.","container-title":"Frontiers in Psychology","DOI":"10.3389/fpsyg.2017.02305","ISSN":"1664-1078","journalAbbreviation":"Front Psychol","note":"PMID: 29375429\nPMCID: PMC5767298","page":"2305","source":"PubMed Central","title":"Can Music Foster Learning – Effects of Different Text Modalities on Learning and Information Retrieval","URL":"https://www.ncbi.nlm.nih.gov/pmc/articles/PMC5767298/","volume":"8","author":[{"family":"Lehmann","given":"Janina A. M."},{"family":"Seufert","given":"Tina"}],"accessed":{"date-parts":[["2021",9,7]]},"issued":{"date-parts":[["2018",1,9]]}}},{"id":240,"uris":["http://zotero.org/users/9674183/items/URNI4UNT"],"itemData":{"id":240,"type":"article-journal","container-title":"Nature","DOI":"10.1038/365611a0","ISSN":"1476-4687","issue":"6447","language":"en","license":"1993 Nature Publishing Group","note":"number: 6447\npublisher: Nature Publishing Group","page":"611-611","source":"www.nature.com","title":"Music and spatial task performance","URL":"https://www.nature.com/articles/365611a0","volume":"365","author":[{"family":"Rauscher","given":"Frances H."},{"family":"Shaw","given":"Gordon L."},{"family":"Ky","given":"Catherine N."}],"accessed":{"date-parts":[["2019",3,22]]},"issued":{"date-parts":[["1993",10]]}}}],"schema":"https://github.com/citation-style-language/schema/raw/master/csl-citation.json"} </w:instrText>
      </w:r>
      <w:r>
        <w:rPr>
          <w:rFonts w:ascii="Arial" w:eastAsia="Arial" w:hAnsi="Arial" w:cs="Arial"/>
          <w:bCs/>
          <w:sz w:val="22"/>
          <w:szCs w:val="22"/>
        </w:rPr>
        <w:fldChar w:fldCharType="separate"/>
      </w:r>
      <w:r w:rsidR="005E70CE">
        <w:rPr>
          <w:rFonts w:ascii="Arial" w:eastAsia="Arial" w:hAnsi="Arial" w:cs="Arial"/>
          <w:bCs/>
          <w:noProof/>
          <w:sz w:val="22"/>
          <w:szCs w:val="22"/>
        </w:rPr>
        <w:t>(17</w:t>
      </w:r>
      <w:r w:rsidR="00D241CA">
        <w:rPr>
          <w:rFonts w:ascii="Arial" w:eastAsia="Arial" w:hAnsi="Arial" w:cs="Arial"/>
          <w:bCs/>
          <w:noProof/>
          <w:sz w:val="22"/>
          <w:szCs w:val="22"/>
        </w:rPr>
        <w:t>,</w:t>
      </w:r>
      <w:r w:rsidR="005E70CE">
        <w:rPr>
          <w:rFonts w:ascii="Arial" w:eastAsia="Arial" w:hAnsi="Arial" w:cs="Arial"/>
          <w:bCs/>
          <w:noProof/>
          <w:sz w:val="22"/>
          <w:szCs w:val="22"/>
        </w:rPr>
        <w:t xml:space="preserve"> 18)</w:t>
      </w:r>
      <w:r>
        <w:rPr>
          <w:rFonts w:ascii="Arial" w:eastAsia="Arial" w:hAnsi="Arial" w:cs="Arial"/>
          <w:bCs/>
          <w:sz w:val="22"/>
          <w:szCs w:val="22"/>
        </w:rPr>
        <w:fldChar w:fldCharType="end"/>
      </w:r>
      <w:r>
        <w:rPr>
          <w:rFonts w:ascii="Arial" w:eastAsia="Arial" w:hAnsi="Arial" w:cs="Arial"/>
          <w:bCs/>
          <w:sz w:val="22"/>
          <w:szCs w:val="22"/>
        </w:rPr>
        <w:t>.</w:t>
      </w:r>
    </w:p>
    <w:p w14:paraId="00FE4BC9" w14:textId="083A4DEF" w:rsidR="000A4EC2"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 xml:space="preserve">Along with this conflicting research, </w:t>
      </w:r>
      <w:r w:rsidR="002F6CA6">
        <w:rPr>
          <w:rFonts w:ascii="Arial" w:eastAsia="Arial" w:hAnsi="Arial" w:cs="Arial"/>
          <w:bCs/>
          <w:sz w:val="22"/>
          <w:szCs w:val="22"/>
        </w:rPr>
        <w:t xml:space="preserve">many students </w:t>
      </w:r>
      <w:r w:rsidR="00675770">
        <w:rPr>
          <w:rFonts w:ascii="Arial" w:eastAsia="Arial" w:hAnsi="Arial" w:cs="Arial"/>
          <w:bCs/>
          <w:sz w:val="22"/>
          <w:szCs w:val="22"/>
        </w:rPr>
        <w:t xml:space="preserve">themselves </w:t>
      </w:r>
      <w:r w:rsidRPr="00A3783C">
        <w:rPr>
          <w:rFonts w:ascii="Arial" w:eastAsia="Arial" w:hAnsi="Arial" w:cs="Arial"/>
          <w:bCs/>
          <w:sz w:val="22"/>
          <w:szCs w:val="22"/>
        </w:rPr>
        <w:t>hold a variety of personal opinions about the effects of electronic distractions</w:t>
      </w:r>
      <w:r w:rsidR="002F6CA6">
        <w:rPr>
          <w:rFonts w:ascii="Arial" w:eastAsia="Arial" w:hAnsi="Arial" w:cs="Arial"/>
          <w:bCs/>
          <w:sz w:val="22"/>
          <w:szCs w:val="22"/>
        </w:rPr>
        <w:t>, not informed by research, but their own observations.</w:t>
      </w:r>
      <w:r w:rsidRPr="00A3783C">
        <w:rPr>
          <w:rFonts w:ascii="Arial" w:eastAsia="Arial" w:hAnsi="Arial" w:cs="Arial"/>
          <w:bCs/>
          <w:sz w:val="22"/>
          <w:szCs w:val="22"/>
        </w:rPr>
        <w:t xml:space="preserve"> </w:t>
      </w:r>
      <w:r w:rsidR="00670470">
        <w:rPr>
          <w:rFonts w:ascii="Arial" w:eastAsia="Arial" w:hAnsi="Arial" w:cs="Arial"/>
          <w:bCs/>
          <w:sz w:val="22"/>
          <w:szCs w:val="22"/>
        </w:rPr>
        <w:t>We</w:t>
      </w:r>
      <w:r w:rsidR="002F6CA6">
        <w:rPr>
          <w:rFonts w:ascii="Arial" w:eastAsia="Arial" w:hAnsi="Arial" w:cs="Arial"/>
          <w:bCs/>
          <w:sz w:val="22"/>
          <w:szCs w:val="22"/>
        </w:rPr>
        <w:t xml:space="preserve"> found that s</w:t>
      </w:r>
      <w:r w:rsidRPr="00A3783C">
        <w:rPr>
          <w:rFonts w:ascii="Arial" w:eastAsia="Arial" w:hAnsi="Arial" w:cs="Arial"/>
          <w:bCs/>
          <w:sz w:val="22"/>
          <w:szCs w:val="22"/>
        </w:rPr>
        <w:t xml:space="preserve">ome students </w:t>
      </w:r>
      <w:r w:rsidR="00F4424E">
        <w:rPr>
          <w:rFonts w:ascii="Arial" w:eastAsia="Arial" w:hAnsi="Arial" w:cs="Arial"/>
          <w:bCs/>
          <w:sz w:val="22"/>
          <w:szCs w:val="22"/>
        </w:rPr>
        <w:t>do</w:t>
      </w:r>
      <w:r w:rsidR="00E73155">
        <w:rPr>
          <w:rFonts w:ascii="Arial" w:eastAsia="Arial" w:hAnsi="Arial" w:cs="Arial"/>
          <w:bCs/>
          <w:sz w:val="22"/>
          <w:szCs w:val="22"/>
        </w:rPr>
        <w:t xml:space="preserve"> no</w:t>
      </w:r>
      <w:r w:rsidR="00F4424E">
        <w:rPr>
          <w:rFonts w:ascii="Arial" w:eastAsia="Arial" w:hAnsi="Arial" w:cs="Arial"/>
          <w:bCs/>
          <w:sz w:val="22"/>
          <w:szCs w:val="22"/>
        </w:rPr>
        <w:t>t see music as a</w:t>
      </w:r>
      <w:r w:rsidR="003251CC" w:rsidRPr="00A3783C">
        <w:rPr>
          <w:rFonts w:ascii="Arial" w:eastAsia="Arial" w:hAnsi="Arial" w:cs="Arial"/>
          <w:bCs/>
          <w:sz w:val="22"/>
          <w:szCs w:val="22"/>
        </w:rPr>
        <w:t xml:space="preserve"> distraction</w:t>
      </w:r>
      <w:r w:rsidRPr="00A3783C">
        <w:rPr>
          <w:rFonts w:ascii="Arial" w:eastAsia="Arial" w:hAnsi="Arial" w:cs="Arial"/>
          <w:bCs/>
          <w:sz w:val="22"/>
          <w:szCs w:val="22"/>
        </w:rPr>
        <w:t xml:space="preserve"> but </w:t>
      </w:r>
      <w:r w:rsidR="002F6CA6">
        <w:rPr>
          <w:rFonts w:ascii="Arial" w:eastAsia="Arial" w:hAnsi="Arial" w:cs="Arial"/>
          <w:bCs/>
          <w:sz w:val="22"/>
          <w:szCs w:val="22"/>
        </w:rPr>
        <w:t xml:space="preserve">rather </w:t>
      </w:r>
      <w:r w:rsidR="00F4424E">
        <w:rPr>
          <w:rFonts w:ascii="Arial" w:eastAsia="Arial" w:hAnsi="Arial" w:cs="Arial"/>
          <w:bCs/>
          <w:sz w:val="22"/>
          <w:szCs w:val="22"/>
        </w:rPr>
        <w:t>a tool that increases</w:t>
      </w:r>
      <w:r w:rsidR="002F6CA6">
        <w:rPr>
          <w:rFonts w:ascii="Arial" w:eastAsia="Arial" w:hAnsi="Arial" w:cs="Arial"/>
          <w:bCs/>
          <w:sz w:val="22"/>
          <w:szCs w:val="22"/>
        </w:rPr>
        <w:t xml:space="preserve"> </w:t>
      </w:r>
      <w:r w:rsidRPr="00A3783C">
        <w:rPr>
          <w:rFonts w:ascii="Arial" w:eastAsia="Arial" w:hAnsi="Arial" w:cs="Arial"/>
          <w:bCs/>
          <w:sz w:val="22"/>
          <w:szCs w:val="22"/>
        </w:rPr>
        <w:t>their focus and enhance</w:t>
      </w:r>
      <w:r w:rsidR="002F6CA6">
        <w:rPr>
          <w:rFonts w:ascii="Arial" w:eastAsia="Arial" w:hAnsi="Arial" w:cs="Arial"/>
          <w:bCs/>
          <w:sz w:val="22"/>
          <w:szCs w:val="22"/>
        </w:rPr>
        <w:t xml:space="preserve">s </w:t>
      </w:r>
      <w:r w:rsidRPr="00A3783C">
        <w:rPr>
          <w:rFonts w:ascii="Arial" w:eastAsia="Arial" w:hAnsi="Arial" w:cs="Arial"/>
          <w:bCs/>
          <w:sz w:val="22"/>
          <w:szCs w:val="22"/>
        </w:rPr>
        <w:t xml:space="preserve">their performance by drowning out extraneous noise </w:t>
      </w:r>
      <w:r w:rsidR="00F4424E">
        <w:rPr>
          <w:rFonts w:ascii="Arial" w:eastAsia="Arial" w:hAnsi="Arial" w:cs="Arial"/>
          <w:bCs/>
          <w:sz w:val="22"/>
          <w:szCs w:val="22"/>
        </w:rPr>
        <w:t xml:space="preserve">in </w:t>
      </w:r>
      <w:r w:rsidRPr="00A3783C">
        <w:rPr>
          <w:rFonts w:ascii="Arial" w:eastAsia="Arial" w:hAnsi="Arial" w:cs="Arial"/>
          <w:bCs/>
          <w:sz w:val="22"/>
          <w:szCs w:val="22"/>
        </w:rPr>
        <w:t xml:space="preserve">their environment. Some students </w:t>
      </w:r>
      <w:r w:rsidR="002F6CA6">
        <w:rPr>
          <w:rFonts w:ascii="Arial" w:eastAsia="Arial" w:hAnsi="Arial" w:cs="Arial"/>
          <w:bCs/>
          <w:sz w:val="22"/>
          <w:szCs w:val="22"/>
        </w:rPr>
        <w:t xml:space="preserve">feel </w:t>
      </w:r>
      <w:r w:rsidRPr="00A3783C">
        <w:rPr>
          <w:rFonts w:ascii="Arial" w:eastAsia="Arial" w:hAnsi="Arial" w:cs="Arial"/>
          <w:bCs/>
          <w:sz w:val="22"/>
          <w:szCs w:val="22"/>
        </w:rPr>
        <w:t>that studying with music or social media present prevents them from getting bored while they work and stopping completely. Others use electronic distraction</w:t>
      </w:r>
      <w:r w:rsidR="008506E6">
        <w:rPr>
          <w:rFonts w:ascii="Arial" w:eastAsia="Arial" w:hAnsi="Arial" w:cs="Arial"/>
          <w:bCs/>
          <w:sz w:val="22"/>
          <w:szCs w:val="22"/>
        </w:rPr>
        <w:t>s</w:t>
      </w:r>
      <w:r w:rsidRPr="00A3783C">
        <w:rPr>
          <w:rFonts w:ascii="Arial" w:eastAsia="Arial" w:hAnsi="Arial" w:cs="Arial"/>
          <w:bCs/>
          <w:sz w:val="22"/>
          <w:szCs w:val="22"/>
        </w:rPr>
        <w:t xml:space="preserve"> as an incentive for getting work done, </w:t>
      </w:r>
      <w:r w:rsidR="00F4424E">
        <w:rPr>
          <w:rFonts w:ascii="Arial" w:eastAsia="Arial" w:hAnsi="Arial" w:cs="Arial"/>
          <w:bCs/>
          <w:sz w:val="22"/>
          <w:szCs w:val="22"/>
        </w:rPr>
        <w:t>rewarding themselves with</w:t>
      </w:r>
      <w:r w:rsidRPr="00A3783C">
        <w:rPr>
          <w:rFonts w:ascii="Arial" w:eastAsia="Arial" w:hAnsi="Arial" w:cs="Arial"/>
          <w:bCs/>
          <w:sz w:val="22"/>
          <w:szCs w:val="22"/>
        </w:rPr>
        <w:t xml:space="preserve"> a predetermined amount of screentime </w:t>
      </w:r>
      <w:r w:rsidR="00203996">
        <w:rPr>
          <w:rFonts w:ascii="Arial" w:eastAsia="Arial" w:hAnsi="Arial" w:cs="Arial"/>
          <w:bCs/>
          <w:sz w:val="22"/>
          <w:szCs w:val="22"/>
        </w:rPr>
        <w:t>upon</w:t>
      </w:r>
      <w:r w:rsidR="00F4424E">
        <w:rPr>
          <w:rFonts w:ascii="Arial" w:eastAsia="Arial" w:hAnsi="Arial" w:cs="Arial"/>
          <w:bCs/>
          <w:sz w:val="22"/>
          <w:szCs w:val="22"/>
        </w:rPr>
        <w:t xml:space="preserve"> completing </w:t>
      </w:r>
      <w:r w:rsidRPr="00A3783C">
        <w:rPr>
          <w:rFonts w:ascii="Arial" w:eastAsia="Arial" w:hAnsi="Arial" w:cs="Arial"/>
          <w:bCs/>
          <w:sz w:val="22"/>
          <w:szCs w:val="22"/>
        </w:rPr>
        <w:t>assignments.</w:t>
      </w:r>
      <w:r w:rsidR="002F6CA6">
        <w:rPr>
          <w:rFonts w:ascii="Arial" w:eastAsia="Arial" w:hAnsi="Arial" w:cs="Arial"/>
          <w:bCs/>
          <w:sz w:val="22"/>
          <w:szCs w:val="22"/>
        </w:rPr>
        <w:t xml:space="preserve"> While </w:t>
      </w:r>
      <w:r w:rsidR="00ED6BD4">
        <w:rPr>
          <w:rFonts w:ascii="Arial" w:eastAsia="Arial" w:hAnsi="Arial" w:cs="Arial"/>
          <w:bCs/>
          <w:sz w:val="22"/>
          <w:szCs w:val="22"/>
        </w:rPr>
        <w:t xml:space="preserve">the research is inconclusive, as </w:t>
      </w:r>
      <w:r w:rsidR="00ED6BD4">
        <w:rPr>
          <w:rFonts w:ascii="Arial" w:eastAsia="Arial" w:hAnsi="Arial" w:cs="Arial"/>
          <w:bCs/>
          <w:sz w:val="22"/>
          <w:szCs w:val="22"/>
        </w:rPr>
        <w:lastRenderedPageBreak/>
        <w:t xml:space="preserve">discussed above, </w:t>
      </w:r>
      <w:r w:rsidR="00670470">
        <w:rPr>
          <w:rFonts w:ascii="Arial" w:eastAsia="Arial" w:hAnsi="Arial" w:cs="Arial"/>
          <w:bCs/>
          <w:sz w:val="22"/>
          <w:szCs w:val="22"/>
        </w:rPr>
        <w:t xml:space="preserve">many </w:t>
      </w:r>
      <w:r w:rsidR="003D1657">
        <w:rPr>
          <w:rFonts w:ascii="Arial" w:eastAsia="Arial" w:hAnsi="Arial" w:cs="Arial"/>
          <w:bCs/>
          <w:sz w:val="22"/>
          <w:szCs w:val="22"/>
        </w:rPr>
        <w:t>students</w:t>
      </w:r>
      <w:r w:rsidR="00670470">
        <w:rPr>
          <w:rFonts w:ascii="Arial" w:eastAsia="Arial" w:hAnsi="Arial" w:cs="Arial"/>
          <w:bCs/>
          <w:sz w:val="22"/>
          <w:szCs w:val="22"/>
        </w:rPr>
        <w:t xml:space="preserve"> </w:t>
      </w:r>
      <w:r w:rsidR="003D1657">
        <w:rPr>
          <w:rFonts w:ascii="Arial" w:eastAsia="Arial" w:hAnsi="Arial" w:cs="Arial"/>
          <w:bCs/>
          <w:sz w:val="22"/>
          <w:szCs w:val="22"/>
        </w:rPr>
        <w:t>form</w:t>
      </w:r>
      <w:r w:rsidR="00ED6BD4">
        <w:rPr>
          <w:rFonts w:ascii="Arial" w:eastAsia="Arial" w:hAnsi="Arial" w:cs="Arial"/>
          <w:bCs/>
          <w:sz w:val="22"/>
          <w:szCs w:val="22"/>
        </w:rPr>
        <w:t xml:space="preserve"> </w:t>
      </w:r>
      <w:r w:rsidR="003D1657">
        <w:rPr>
          <w:rFonts w:ascii="Arial" w:eastAsia="Arial" w:hAnsi="Arial" w:cs="Arial"/>
          <w:bCs/>
          <w:sz w:val="22"/>
          <w:szCs w:val="22"/>
        </w:rPr>
        <w:t>their opinions independent</w:t>
      </w:r>
      <w:r w:rsidR="002D68A2">
        <w:rPr>
          <w:rFonts w:ascii="Arial" w:eastAsia="Arial" w:hAnsi="Arial" w:cs="Arial"/>
          <w:bCs/>
          <w:sz w:val="22"/>
          <w:szCs w:val="22"/>
        </w:rPr>
        <w:t xml:space="preserve"> of any scientific literature</w:t>
      </w:r>
      <w:r w:rsidRPr="00A3783C">
        <w:rPr>
          <w:rFonts w:ascii="Arial" w:eastAsia="Arial" w:hAnsi="Arial" w:cs="Arial"/>
          <w:bCs/>
          <w:sz w:val="22"/>
          <w:szCs w:val="22"/>
        </w:rPr>
        <w:t xml:space="preserve">. Most interestingly, many students expressed sentiments along the lines of “I know </w:t>
      </w:r>
      <w:r w:rsidR="00670470">
        <w:rPr>
          <w:rFonts w:ascii="Arial" w:eastAsia="Arial" w:hAnsi="Arial" w:cs="Arial"/>
          <w:bCs/>
          <w:sz w:val="22"/>
          <w:szCs w:val="22"/>
        </w:rPr>
        <w:t xml:space="preserve">[listening to music while studying is] </w:t>
      </w:r>
      <w:r w:rsidRPr="00A3783C">
        <w:rPr>
          <w:rFonts w:ascii="Arial" w:eastAsia="Arial" w:hAnsi="Arial" w:cs="Arial"/>
          <w:bCs/>
          <w:sz w:val="22"/>
          <w:szCs w:val="22"/>
        </w:rPr>
        <w:t>bad. But I can’t stop”</w:t>
      </w:r>
      <w:r w:rsidR="003D1657">
        <w:rPr>
          <w:rFonts w:ascii="Arial" w:eastAsia="Arial" w:hAnsi="Arial" w:cs="Arial"/>
          <w:bCs/>
          <w:sz w:val="22"/>
          <w:szCs w:val="22"/>
        </w:rPr>
        <w:t xml:space="preserve">, </w:t>
      </w:r>
      <w:r w:rsidR="003251CC" w:rsidRPr="00A3783C">
        <w:rPr>
          <w:rFonts w:ascii="Arial" w:eastAsia="Arial" w:hAnsi="Arial" w:cs="Arial"/>
          <w:bCs/>
          <w:sz w:val="22"/>
          <w:szCs w:val="22"/>
        </w:rPr>
        <w:t xml:space="preserve">implying </w:t>
      </w:r>
      <w:r w:rsidRPr="00A3783C">
        <w:rPr>
          <w:rFonts w:ascii="Arial" w:eastAsia="Arial" w:hAnsi="Arial" w:cs="Arial"/>
          <w:bCs/>
          <w:sz w:val="22"/>
          <w:szCs w:val="22"/>
        </w:rPr>
        <w:t xml:space="preserve">that </w:t>
      </w:r>
      <w:r w:rsidR="00670470">
        <w:rPr>
          <w:rFonts w:ascii="Arial" w:eastAsia="Arial" w:hAnsi="Arial" w:cs="Arial"/>
          <w:bCs/>
          <w:sz w:val="22"/>
          <w:szCs w:val="22"/>
        </w:rPr>
        <w:t xml:space="preserve">they feel </w:t>
      </w:r>
      <w:r w:rsidRPr="00A3783C">
        <w:rPr>
          <w:rFonts w:ascii="Arial" w:eastAsia="Arial" w:hAnsi="Arial" w:cs="Arial"/>
          <w:bCs/>
          <w:sz w:val="22"/>
          <w:szCs w:val="22"/>
        </w:rPr>
        <w:t>electronic</w:t>
      </w:r>
      <w:r w:rsidR="00670470">
        <w:rPr>
          <w:rFonts w:ascii="Arial" w:eastAsia="Arial" w:hAnsi="Arial" w:cs="Arial"/>
          <w:bCs/>
          <w:sz w:val="22"/>
          <w:szCs w:val="22"/>
        </w:rPr>
        <w:t xml:space="preserve"> distractions have a negative impact on their cognitive function but are unable to break the study habit. </w:t>
      </w:r>
    </w:p>
    <w:p w14:paraId="20F8ADDB" w14:textId="6A8DB6BF" w:rsidR="001A5DD7" w:rsidRDefault="001C052B" w:rsidP="00A1119E">
      <w:pPr>
        <w:spacing w:line="360" w:lineRule="auto"/>
        <w:ind w:firstLine="720"/>
        <w:jc w:val="both"/>
        <w:rPr>
          <w:rFonts w:ascii="Arial" w:eastAsia="Arial" w:hAnsi="Arial" w:cs="Arial"/>
          <w:bCs/>
          <w:sz w:val="22"/>
          <w:szCs w:val="22"/>
        </w:rPr>
      </w:pPr>
      <w:r w:rsidRPr="00A3783C">
        <w:rPr>
          <w:rFonts w:ascii="Arial" w:eastAsia="Arial" w:hAnsi="Arial" w:cs="Arial"/>
          <w:bCs/>
          <w:sz w:val="22"/>
          <w:szCs w:val="22"/>
        </w:rPr>
        <w:t>Habits are</w:t>
      </w:r>
      <w:r w:rsidR="000A11B2">
        <w:rPr>
          <w:rFonts w:ascii="Arial" w:eastAsia="Arial" w:hAnsi="Arial" w:cs="Arial"/>
          <w:bCs/>
          <w:sz w:val="22"/>
          <w:szCs w:val="22"/>
        </w:rPr>
        <w:t xml:space="preserve"> a </w:t>
      </w:r>
      <w:r w:rsidRPr="00A3783C">
        <w:rPr>
          <w:rFonts w:ascii="Arial" w:eastAsia="Arial" w:hAnsi="Arial" w:cs="Arial"/>
          <w:bCs/>
          <w:sz w:val="22"/>
          <w:szCs w:val="22"/>
        </w:rPr>
        <w:t>behavior</w:t>
      </w:r>
      <w:r w:rsidR="000A11B2">
        <w:rPr>
          <w:rFonts w:ascii="Arial" w:eastAsia="Arial" w:hAnsi="Arial" w:cs="Arial"/>
          <w:bCs/>
          <w:sz w:val="22"/>
          <w:szCs w:val="22"/>
        </w:rPr>
        <w:t xml:space="preserve">al pattern formed when the </w:t>
      </w:r>
      <w:r w:rsidRPr="00A3783C">
        <w:rPr>
          <w:rFonts w:ascii="Arial" w:eastAsia="Arial" w:hAnsi="Arial" w:cs="Arial"/>
          <w:bCs/>
          <w:sz w:val="22"/>
          <w:szCs w:val="22"/>
        </w:rPr>
        <w:t>brain</w:t>
      </w:r>
      <w:r w:rsidR="008506E6">
        <w:rPr>
          <w:rFonts w:ascii="Arial" w:eastAsia="Arial" w:hAnsi="Arial" w:cs="Arial"/>
          <w:bCs/>
          <w:sz w:val="22"/>
          <w:szCs w:val="22"/>
        </w:rPr>
        <w:t xml:space="preserve"> associat</w:t>
      </w:r>
      <w:r w:rsidR="000A11B2">
        <w:rPr>
          <w:rFonts w:ascii="Arial" w:eastAsia="Arial" w:hAnsi="Arial" w:cs="Arial"/>
          <w:bCs/>
          <w:sz w:val="22"/>
          <w:szCs w:val="22"/>
        </w:rPr>
        <w:t xml:space="preserve">es </w:t>
      </w:r>
      <w:r w:rsidRPr="00A3783C">
        <w:rPr>
          <w:rFonts w:ascii="Arial" w:eastAsia="Arial" w:hAnsi="Arial" w:cs="Arial"/>
          <w:bCs/>
          <w:sz w:val="22"/>
          <w:szCs w:val="22"/>
        </w:rPr>
        <w:t>a cue or reward with a routine</w:t>
      </w:r>
      <w:r w:rsidR="003D1657">
        <w:rPr>
          <w:rFonts w:ascii="Arial" w:eastAsia="Arial" w:hAnsi="Arial" w:cs="Arial"/>
          <w:bCs/>
          <w:sz w:val="22"/>
          <w:szCs w:val="22"/>
        </w:rPr>
        <w:t xml:space="preserve"> </w:t>
      </w:r>
      <w:r w:rsidR="003D1657">
        <w:rPr>
          <w:rFonts w:ascii="Arial" w:eastAsia="Arial" w:hAnsi="Arial" w:cs="Arial"/>
          <w:bCs/>
          <w:sz w:val="22"/>
          <w:szCs w:val="22"/>
        </w:rPr>
        <w:fldChar w:fldCharType="begin"/>
      </w:r>
      <w:r w:rsidR="005E70CE">
        <w:rPr>
          <w:rFonts w:ascii="Arial" w:eastAsia="Arial" w:hAnsi="Arial" w:cs="Arial"/>
          <w:bCs/>
          <w:sz w:val="22"/>
          <w:szCs w:val="22"/>
        </w:rPr>
        <w:instrText xml:space="preserve"> ADDIN ZOTERO_ITEM CSL_CITATION {"citationID":"VMtfFeDS","properties":{"formattedCitation":"(19)","plainCitation":"(19)","noteIndex":0},"citationItems":[{"id":267,"uris":["http://zotero.org/users/9674183/items/54BJ5SNS"],"itemData":{"id":267,"type":"article-journal","container-title":"The British Journal of General Practice","DOI":"10.3399/bjgp12X659466","ISSN":"0960-1643","issue":"605","journalAbbreviation":"Br J Gen Pract","note":"PMID: 23211256\nPMCID: PMC3505409","page":"664-666","source":"PubMed Central","title":"Making health habitual: the psychology of ‘habit-formation’ and general practice","title-short":"Making health habitual","URL":"https://www.ncbi.nlm.nih.gov/pmc/articles/PMC3505409/","volume":"62","author":[{"family":"Gardner","given":"Benjamin"},{"family":"Lally","given":"Phillippa"},{"family":"Wardle","given":"Jane"}],"accessed":{"date-parts":[["2023",1,24]]},"issued":{"date-parts":[["2012",12]]}}}],"schema":"https://github.com/citation-style-language/schema/raw/master/csl-citation.json"} </w:instrText>
      </w:r>
      <w:r w:rsidR="003D1657">
        <w:rPr>
          <w:rFonts w:ascii="Arial" w:eastAsia="Arial" w:hAnsi="Arial" w:cs="Arial"/>
          <w:bCs/>
          <w:sz w:val="22"/>
          <w:szCs w:val="22"/>
        </w:rPr>
        <w:fldChar w:fldCharType="separate"/>
      </w:r>
      <w:r w:rsidR="005E70CE">
        <w:rPr>
          <w:rFonts w:ascii="Arial" w:eastAsia="Arial" w:hAnsi="Arial" w:cs="Arial"/>
          <w:bCs/>
          <w:noProof/>
          <w:sz w:val="22"/>
          <w:szCs w:val="22"/>
        </w:rPr>
        <w:t>(19)</w:t>
      </w:r>
      <w:r w:rsidR="003D1657">
        <w:rPr>
          <w:rFonts w:ascii="Arial" w:eastAsia="Arial" w:hAnsi="Arial" w:cs="Arial"/>
          <w:bCs/>
          <w:sz w:val="22"/>
          <w:szCs w:val="22"/>
        </w:rPr>
        <w:fldChar w:fldCharType="end"/>
      </w:r>
      <w:r w:rsidRPr="00A3783C">
        <w:rPr>
          <w:rFonts w:ascii="Arial" w:eastAsia="Arial" w:hAnsi="Arial" w:cs="Arial"/>
          <w:bCs/>
          <w:sz w:val="22"/>
          <w:szCs w:val="22"/>
        </w:rPr>
        <w:t xml:space="preserve">. </w:t>
      </w:r>
      <w:r w:rsidR="003D1657">
        <w:rPr>
          <w:rFonts w:ascii="Arial" w:eastAsia="Arial" w:hAnsi="Arial" w:cs="Arial"/>
          <w:bCs/>
          <w:sz w:val="22"/>
          <w:szCs w:val="22"/>
        </w:rPr>
        <w:t xml:space="preserve">Many students begin studying by opening </w:t>
      </w:r>
      <w:r w:rsidRPr="00A3783C">
        <w:rPr>
          <w:rFonts w:ascii="Arial" w:eastAsia="Arial" w:hAnsi="Arial" w:cs="Arial"/>
          <w:bCs/>
          <w:sz w:val="22"/>
          <w:szCs w:val="22"/>
        </w:rPr>
        <w:t>a music or social media ap</w:t>
      </w:r>
      <w:r w:rsidR="003D1657">
        <w:rPr>
          <w:rFonts w:ascii="Arial" w:eastAsia="Arial" w:hAnsi="Arial" w:cs="Arial"/>
          <w:bCs/>
          <w:sz w:val="22"/>
          <w:szCs w:val="22"/>
        </w:rPr>
        <w:t>p</w:t>
      </w:r>
      <w:r w:rsidR="00A30563">
        <w:rPr>
          <w:rFonts w:ascii="Arial" w:eastAsia="Arial" w:hAnsi="Arial" w:cs="Arial"/>
          <w:bCs/>
          <w:sz w:val="22"/>
          <w:szCs w:val="22"/>
        </w:rPr>
        <w:t>, a cue that indicates the beginning of a learning routine</w:t>
      </w:r>
      <w:r w:rsidRPr="00A3783C">
        <w:rPr>
          <w:rFonts w:ascii="Arial" w:eastAsia="Arial" w:hAnsi="Arial" w:cs="Arial"/>
          <w:bCs/>
          <w:sz w:val="22"/>
          <w:szCs w:val="22"/>
        </w:rPr>
        <w:t xml:space="preserve">. </w:t>
      </w:r>
      <w:r w:rsidR="00A30563">
        <w:rPr>
          <w:rFonts w:ascii="Arial" w:eastAsia="Arial" w:hAnsi="Arial" w:cs="Arial"/>
          <w:bCs/>
          <w:sz w:val="22"/>
          <w:szCs w:val="22"/>
        </w:rPr>
        <w:t>E</w:t>
      </w:r>
      <w:r w:rsidRPr="00A3783C">
        <w:rPr>
          <w:rFonts w:ascii="Arial" w:eastAsia="Arial" w:hAnsi="Arial" w:cs="Arial"/>
          <w:bCs/>
          <w:sz w:val="22"/>
          <w:szCs w:val="22"/>
        </w:rPr>
        <w:t>lectronic distractions incentivize studying, which may otherwise be an undesirable task</w:t>
      </w:r>
      <w:r w:rsidR="00203996">
        <w:rPr>
          <w:rFonts w:ascii="Arial" w:eastAsia="Arial" w:hAnsi="Arial" w:cs="Arial"/>
          <w:bCs/>
          <w:sz w:val="22"/>
          <w:szCs w:val="22"/>
        </w:rPr>
        <w:t>, thus</w:t>
      </w:r>
      <w:r w:rsidR="00A30563">
        <w:rPr>
          <w:rFonts w:ascii="Arial" w:eastAsia="Arial" w:hAnsi="Arial" w:cs="Arial"/>
          <w:bCs/>
          <w:sz w:val="22"/>
          <w:szCs w:val="22"/>
        </w:rPr>
        <w:t xml:space="preserve"> </w:t>
      </w:r>
      <w:r w:rsidR="001D02E6">
        <w:rPr>
          <w:rFonts w:ascii="Arial" w:eastAsia="Arial" w:hAnsi="Arial" w:cs="Arial"/>
          <w:bCs/>
          <w:sz w:val="22"/>
          <w:szCs w:val="22"/>
        </w:rPr>
        <w:t xml:space="preserve">many students are </w:t>
      </w:r>
      <w:r w:rsidRPr="00A3783C">
        <w:rPr>
          <w:rFonts w:ascii="Arial" w:eastAsia="Arial" w:hAnsi="Arial" w:cs="Arial"/>
          <w:bCs/>
          <w:sz w:val="22"/>
          <w:szCs w:val="22"/>
        </w:rPr>
        <w:t>unwilling to separate the two</w:t>
      </w:r>
      <w:r w:rsidR="00B72370">
        <w:rPr>
          <w:rFonts w:ascii="Arial" w:eastAsia="Arial" w:hAnsi="Arial" w:cs="Arial"/>
          <w:bCs/>
          <w:sz w:val="22"/>
          <w:szCs w:val="22"/>
        </w:rPr>
        <w:t>,</w:t>
      </w:r>
      <w:r w:rsidRPr="00A3783C">
        <w:rPr>
          <w:rFonts w:ascii="Arial" w:eastAsia="Arial" w:hAnsi="Arial" w:cs="Arial"/>
          <w:bCs/>
          <w:sz w:val="22"/>
          <w:szCs w:val="22"/>
        </w:rPr>
        <w:t xml:space="preserve"> despite</w:t>
      </w:r>
      <w:r w:rsidR="00B72370">
        <w:rPr>
          <w:rFonts w:ascii="Arial" w:eastAsia="Arial" w:hAnsi="Arial" w:cs="Arial"/>
          <w:bCs/>
          <w:sz w:val="22"/>
          <w:szCs w:val="22"/>
        </w:rPr>
        <w:t xml:space="preserve"> the possible</w:t>
      </w:r>
      <w:r w:rsidRPr="00A3783C">
        <w:rPr>
          <w:rFonts w:ascii="Arial" w:eastAsia="Arial" w:hAnsi="Arial" w:cs="Arial"/>
          <w:bCs/>
          <w:sz w:val="22"/>
          <w:szCs w:val="22"/>
        </w:rPr>
        <w:t xml:space="preserve"> negative effects </w:t>
      </w:r>
      <w:r w:rsidR="00761CE5">
        <w:rPr>
          <w:rFonts w:ascii="Arial" w:eastAsia="Arial" w:hAnsi="Arial" w:cs="Arial"/>
          <w:bCs/>
          <w:sz w:val="22"/>
          <w:szCs w:val="22"/>
        </w:rPr>
        <w:t xml:space="preserve">of </w:t>
      </w:r>
      <w:r w:rsidRPr="00A3783C">
        <w:rPr>
          <w:rFonts w:ascii="Arial" w:eastAsia="Arial" w:hAnsi="Arial" w:cs="Arial"/>
          <w:bCs/>
          <w:sz w:val="22"/>
          <w:szCs w:val="22"/>
        </w:rPr>
        <w:t>electronic distractions</w:t>
      </w:r>
      <w:r w:rsidR="001174AF" w:rsidRPr="00A3783C">
        <w:rPr>
          <w:rFonts w:ascii="Arial" w:eastAsia="Arial" w:hAnsi="Arial" w:cs="Arial"/>
          <w:bCs/>
          <w:sz w:val="22"/>
          <w:szCs w:val="22"/>
        </w:rPr>
        <w:t xml:space="preserve">. </w:t>
      </w:r>
      <w:r w:rsidR="000D7448">
        <w:rPr>
          <w:rFonts w:ascii="Arial" w:eastAsia="Arial" w:hAnsi="Arial" w:cs="Arial"/>
          <w:bCs/>
          <w:sz w:val="22"/>
          <w:szCs w:val="22"/>
        </w:rPr>
        <w:t>This experiment intended to explore these students’</w:t>
      </w:r>
      <w:r w:rsidRPr="00A3783C">
        <w:rPr>
          <w:rFonts w:ascii="Arial" w:eastAsia="Arial" w:hAnsi="Arial" w:cs="Arial"/>
          <w:bCs/>
          <w:sz w:val="22"/>
          <w:szCs w:val="22"/>
        </w:rPr>
        <w:t xml:space="preserve"> inability </w:t>
      </w:r>
      <w:r w:rsidR="008E12EF">
        <w:rPr>
          <w:rFonts w:ascii="Arial" w:eastAsia="Arial" w:hAnsi="Arial" w:cs="Arial"/>
          <w:bCs/>
          <w:sz w:val="22"/>
          <w:szCs w:val="22"/>
        </w:rPr>
        <w:t xml:space="preserve">and </w:t>
      </w:r>
      <w:r w:rsidR="000D7448">
        <w:rPr>
          <w:rFonts w:ascii="Arial" w:eastAsia="Arial" w:hAnsi="Arial" w:cs="Arial"/>
          <w:bCs/>
          <w:sz w:val="22"/>
          <w:szCs w:val="22"/>
        </w:rPr>
        <w:t>antipathy</w:t>
      </w:r>
      <w:r w:rsidR="008E12EF">
        <w:rPr>
          <w:rFonts w:ascii="Arial" w:eastAsia="Arial" w:hAnsi="Arial" w:cs="Arial"/>
          <w:bCs/>
          <w:sz w:val="22"/>
          <w:szCs w:val="22"/>
        </w:rPr>
        <w:t xml:space="preserve"> </w:t>
      </w:r>
      <w:r w:rsidRPr="00A3783C">
        <w:rPr>
          <w:rFonts w:ascii="Arial" w:eastAsia="Arial" w:hAnsi="Arial" w:cs="Arial"/>
          <w:bCs/>
          <w:sz w:val="22"/>
          <w:szCs w:val="22"/>
        </w:rPr>
        <w:t>to</w:t>
      </w:r>
      <w:r w:rsidR="000D7448">
        <w:rPr>
          <w:rFonts w:ascii="Arial" w:eastAsia="Arial" w:hAnsi="Arial" w:cs="Arial"/>
          <w:bCs/>
          <w:sz w:val="22"/>
          <w:szCs w:val="22"/>
        </w:rPr>
        <w:t>wards</w:t>
      </w:r>
      <w:r w:rsidRPr="00A3783C">
        <w:rPr>
          <w:rFonts w:ascii="Arial" w:eastAsia="Arial" w:hAnsi="Arial" w:cs="Arial"/>
          <w:bCs/>
          <w:sz w:val="22"/>
          <w:szCs w:val="22"/>
        </w:rPr>
        <w:t xml:space="preserve"> break</w:t>
      </w:r>
      <w:r w:rsidR="000D7448">
        <w:rPr>
          <w:rFonts w:ascii="Arial" w:eastAsia="Arial" w:hAnsi="Arial" w:cs="Arial"/>
          <w:bCs/>
          <w:sz w:val="22"/>
          <w:szCs w:val="22"/>
        </w:rPr>
        <w:t xml:space="preserve">ing certain study </w:t>
      </w:r>
      <w:r w:rsidRPr="00A3783C">
        <w:rPr>
          <w:rFonts w:ascii="Arial" w:eastAsia="Arial" w:hAnsi="Arial" w:cs="Arial"/>
          <w:bCs/>
          <w:sz w:val="22"/>
          <w:szCs w:val="22"/>
        </w:rPr>
        <w:t xml:space="preserve">habits. </w:t>
      </w:r>
      <w:r w:rsidR="008506E6">
        <w:rPr>
          <w:rFonts w:ascii="Arial" w:eastAsia="Arial" w:hAnsi="Arial" w:cs="Arial"/>
          <w:bCs/>
          <w:sz w:val="22"/>
          <w:szCs w:val="22"/>
        </w:rPr>
        <w:t>We</w:t>
      </w:r>
      <w:r w:rsidR="008506E6" w:rsidRPr="00A3783C">
        <w:rPr>
          <w:rFonts w:ascii="Arial" w:eastAsia="Arial" w:hAnsi="Arial" w:cs="Arial"/>
          <w:bCs/>
          <w:sz w:val="22"/>
          <w:szCs w:val="22"/>
        </w:rPr>
        <w:t xml:space="preserve"> </w:t>
      </w:r>
      <w:r w:rsidR="006C4D96">
        <w:rPr>
          <w:rFonts w:ascii="Arial" w:eastAsia="Arial" w:hAnsi="Arial" w:cs="Arial"/>
          <w:bCs/>
          <w:sz w:val="22"/>
          <w:szCs w:val="22"/>
        </w:rPr>
        <w:t>designed</w:t>
      </w:r>
      <w:r w:rsidRPr="00A3783C">
        <w:rPr>
          <w:rFonts w:ascii="Arial" w:eastAsia="Arial" w:hAnsi="Arial" w:cs="Arial"/>
          <w:bCs/>
          <w:sz w:val="22"/>
          <w:szCs w:val="22"/>
        </w:rPr>
        <w:t xml:space="preserve"> </w:t>
      </w:r>
      <w:r w:rsidR="006E0066">
        <w:rPr>
          <w:rFonts w:ascii="Arial" w:eastAsia="Arial" w:hAnsi="Arial" w:cs="Arial"/>
          <w:bCs/>
          <w:sz w:val="22"/>
          <w:szCs w:val="22"/>
        </w:rPr>
        <w:t xml:space="preserve">our </w:t>
      </w:r>
      <w:r w:rsidRPr="00A3783C">
        <w:rPr>
          <w:rFonts w:ascii="Arial" w:eastAsia="Arial" w:hAnsi="Arial" w:cs="Arial"/>
          <w:bCs/>
          <w:sz w:val="22"/>
          <w:szCs w:val="22"/>
        </w:rPr>
        <w:t xml:space="preserve">study </w:t>
      </w:r>
      <w:r w:rsidR="006E0066">
        <w:rPr>
          <w:rFonts w:ascii="Arial" w:eastAsia="Arial" w:hAnsi="Arial" w:cs="Arial"/>
          <w:bCs/>
          <w:sz w:val="22"/>
          <w:szCs w:val="22"/>
        </w:rPr>
        <w:t xml:space="preserve">to </w:t>
      </w:r>
      <w:r w:rsidR="001A5DD7">
        <w:rPr>
          <w:rFonts w:ascii="Arial" w:eastAsia="Arial" w:hAnsi="Arial" w:cs="Arial"/>
          <w:bCs/>
          <w:sz w:val="22"/>
          <w:szCs w:val="22"/>
        </w:rPr>
        <w:t xml:space="preserve">assess whether </w:t>
      </w:r>
      <w:r w:rsidRPr="00A3783C">
        <w:rPr>
          <w:rFonts w:ascii="Arial" w:eastAsia="Arial" w:hAnsi="Arial" w:cs="Arial"/>
          <w:bCs/>
          <w:sz w:val="22"/>
          <w:szCs w:val="22"/>
        </w:rPr>
        <w:t xml:space="preserve">students would change their </w:t>
      </w:r>
      <w:r w:rsidR="006E0066">
        <w:rPr>
          <w:rFonts w:ascii="Arial" w:eastAsia="Arial" w:hAnsi="Arial" w:cs="Arial"/>
          <w:bCs/>
          <w:sz w:val="22"/>
          <w:szCs w:val="22"/>
        </w:rPr>
        <w:t xml:space="preserve">study habits </w:t>
      </w:r>
      <w:r w:rsidR="001A5DD7">
        <w:rPr>
          <w:rFonts w:ascii="Arial" w:eastAsia="Arial" w:hAnsi="Arial" w:cs="Arial"/>
          <w:bCs/>
          <w:sz w:val="22"/>
          <w:szCs w:val="22"/>
        </w:rPr>
        <w:t xml:space="preserve">after directly witnessing </w:t>
      </w:r>
      <w:r w:rsidRPr="00A3783C">
        <w:rPr>
          <w:rFonts w:ascii="Arial" w:eastAsia="Arial" w:hAnsi="Arial" w:cs="Arial"/>
          <w:bCs/>
          <w:sz w:val="22"/>
          <w:szCs w:val="22"/>
        </w:rPr>
        <w:t xml:space="preserve">how </w:t>
      </w:r>
      <w:r w:rsidR="001A5DD7">
        <w:rPr>
          <w:rFonts w:ascii="Arial" w:eastAsia="Arial" w:hAnsi="Arial" w:cs="Arial"/>
          <w:bCs/>
          <w:sz w:val="22"/>
          <w:szCs w:val="22"/>
        </w:rPr>
        <w:t xml:space="preserve">their </w:t>
      </w:r>
      <w:r w:rsidRPr="00A3783C">
        <w:rPr>
          <w:rFonts w:ascii="Arial" w:eastAsia="Arial" w:hAnsi="Arial" w:cs="Arial"/>
          <w:bCs/>
          <w:sz w:val="22"/>
          <w:szCs w:val="22"/>
        </w:rPr>
        <w:t>habit</w:t>
      </w:r>
      <w:r w:rsidR="001A5DD7">
        <w:rPr>
          <w:rFonts w:ascii="Arial" w:eastAsia="Arial" w:hAnsi="Arial" w:cs="Arial"/>
          <w:bCs/>
          <w:sz w:val="22"/>
          <w:szCs w:val="22"/>
        </w:rPr>
        <w:t>s</w:t>
      </w:r>
      <w:r w:rsidRPr="00A3783C">
        <w:rPr>
          <w:rFonts w:ascii="Arial" w:eastAsia="Arial" w:hAnsi="Arial" w:cs="Arial"/>
          <w:bCs/>
          <w:sz w:val="22"/>
          <w:szCs w:val="22"/>
        </w:rPr>
        <w:t xml:space="preserve"> influenc</w:t>
      </w:r>
      <w:r w:rsidR="001A5DD7">
        <w:rPr>
          <w:rFonts w:ascii="Arial" w:eastAsia="Arial" w:hAnsi="Arial" w:cs="Arial"/>
          <w:bCs/>
          <w:sz w:val="22"/>
          <w:szCs w:val="22"/>
        </w:rPr>
        <w:t xml:space="preserve">ed </w:t>
      </w:r>
      <w:r w:rsidR="006E0066">
        <w:rPr>
          <w:rFonts w:ascii="Arial" w:eastAsia="Arial" w:hAnsi="Arial" w:cs="Arial"/>
          <w:bCs/>
          <w:sz w:val="22"/>
          <w:szCs w:val="22"/>
        </w:rPr>
        <w:t xml:space="preserve">their learning. </w:t>
      </w:r>
    </w:p>
    <w:p w14:paraId="3C3FF5AF" w14:textId="581DBBA6" w:rsidR="00212268" w:rsidRDefault="00816512" w:rsidP="00A1119E">
      <w:pPr>
        <w:spacing w:line="360" w:lineRule="auto"/>
        <w:ind w:firstLine="720"/>
        <w:jc w:val="both"/>
        <w:rPr>
          <w:rFonts w:ascii="Arial" w:eastAsia="Arial" w:hAnsi="Arial" w:cs="Arial"/>
          <w:bCs/>
          <w:sz w:val="22"/>
          <w:szCs w:val="22"/>
        </w:rPr>
      </w:pPr>
      <w:r>
        <w:rPr>
          <w:rFonts w:ascii="Arial" w:eastAsia="Arial" w:hAnsi="Arial" w:cs="Arial"/>
          <w:bCs/>
          <w:sz w:val="22"/>
          <w:szCs w:val="22"/>
        </w:rPr>
        <w:t xml:space="preserve">We </w:t>
      </w:r>
      <w:r w:rsidR="00212268">
        <w:rPr>
          <w:rFonts w:ascii="Arial" w:eastAsia="Arial" w:hAnsi="Arial" w:cs="Arial"/>
          <w:bCs/>
          <w:sz w:val="22"/>
          <w:szCs w:val="22"/>
        </w:rPr>
        <w:t>survey</w:t>
      </w:r>
      <w:r>
        <w:rPr>
          <w:rFonts w:ascii="Arial" w:eastAsia="Arial" w:hAnsi="Arial" w:cs="Arial"/>
          <w:bCs/>
          <w:sz w:val="22"/>
          <w:szCs w:val="22"/>
        </w:rPr>
        <w:t>ed</w:t>
      </w:r>
      <w:r w:rsidR="00212268">
        <w:rPr>
          <w:rFonts w:ascii="Arial" w:eastAsia="Arial" w:hAnsi="Arial" w:cs="Arial"/>
          <w:bCs/>
          <w:sz w:val="22"/>
          <w:szCs w:val="22"/>
        </w:rPr>
        <w:t xml:space="preserve"> </w:t>
      </w:r>
      <w:r w:rsidR="00D241CA">
        <w:rPr>
          <w:rFonts w:ascii="Arial" w:eastAsia="Arial" w:hAnsi="Arial" w:cs="Arial"/>
          <w:bCs/>
          <w:sz w:val="22"/>
          <w:szCs w:val="22"/>
        </w:rPr>
        <w:t>6</w:t>
      </w:r>
      <w:r w:rsidR="009E7C6C">
        <w:rPr>
          <w:rFonts w:ascii="Arial" w:eastAsia="Arial" w:hAnsi="Arial" w:cs="Arial"/>
          <w:bCs/>
          <w:sz w:val="22"/>
          <w:szCs w:val="22"/>
        </w:rPr>
        <w:t>4</w:t>
      </w:r>
      <w:r w:rsidR="00212268">
        <w:rPr>
          <w:rFonts w:ascii="Arial" w:eastAsia="Arial" w:hAnsi="Arial" w:cs="Arial"/>
          <w:bCs/>
          <w:sz w:val="22"/>
          <w:szCs w:val="22"/>
        </w:rPr>
        <w:t xml:space="preserve"> high school students about their study habits, before and after one of two interventions to determine the best method </w:t>
      </w:r>
      <w:r w:rsidR="000E5577">
        <w:rPr>
          <w:rFonts w:ascii="Arial" w:eastAsia="Arial" w:hAnsi="Arial" w:cs="Arial"/>
          <w:bCs/>
          <w:sz w:val="22"/>
          <w:szCs w:val="22"/>
        </w:rPr>
        <w:t>for habit breaking</w:t>
      </w:r>
      <w:r w:rsidR="00212268">
        <w:rPr>
          <w:rFonts w:ascii="Arial" w:eastAsia="Arial" w:hAnsi="Arial" w:cs="Arial"/>
          <w:bCs/>
          <w:sz w:val="22"/>
          <w:szCs w:val="22"/>
        </w:rPr>
        <w:t xml:space="preserve">. We </w:t>
      </w:r>
      <w:r w:rsidR="00212268" w:rsidRPr="001A5DD7">
        <w:rPr>
          <w:rFonts w:ascii="Arial" w:eastAsia="Arial" w:hAnsi="Arial" w:cs="Arial"/>
          <w:bCs/>
          <w:sz w:val="22"/>
          <w:szCs w:val="22"/>
        </w:rPr>
        <w:t>hypothesized</w:t>
      </w:r>
      <w:r w:rsidR="00212268">
        <w:rPr>
          <w:rFonts w:ascii="Arial" w:eastAsia="Arial" w:hAnsi="Arial" w:cs="Arial"/>
          <w:bCs/>
          <w:sz w:val="22"/>
          <w:szCs w:val="22"/>
        </w:rPr>
        <w:t xml:space="preserve"> that </w:t>
      </w:r>
      <w:r w:rsidR="00212268" w:rsidRPr="001A5DD7">
        <w:rPr>
          <w:rFonts w:ascii="Arial" w:eastAsia="Arial" w:hAnsi="Arial" w:cs="Arial"/>
          <w:bCs/>
          <w:sz w:val="22"/>
          <w:szCs w:val="22"/>
        </w:rPr>
        <w:t>observing</w:t>
      </w:r>
      <w:r w:rsidR="00212268">
        <w:rPr>
          <w:rFonts w:ascii="Arial" w:eastAsia="Arial" w:hAnsi="Arial" w:cs="Arial"/>
          <w:bCs/>
          <w:sz w:val="22"/>
          <w:szCs w:val="22"/>
        </w:rPr>
        <w:t xml:space="preserve"> the effects of electronic distractions would more effectively </w:t>
      </w:r>
      <w:r w:rsidR="00212268" w:rsidRPr="001A5DD7">
        <w:rPr>
          <w:rFonts w:ascii="Arial" w:eastAsia="Arial" w:hAnsi="Arial" w:cs="Arial"/>
          <w:bCs/>
          <w:sz w:val="22"/>
          <w:szCs w:val="22"/>
        </w:rPr>
        <w:t>change</w:t>
      </w:r>
      <w:r w:rsidR="00212268">
        <w:rPr>
          <w:rFonts w:ascii="Arial" w:eastAsia="Arial" w:hAnsi="Arial" w:cs="Arial"/>
          <w:bCs/>
          <w:sz w:val="22"/>
          <w:szCs w:val="22"/>
        </w:rPr>
        <w:t xml:space="preserve"> student study habits than </w:t>
      </w:r>
      <w:r w:rsidR="00212268" w:rsidRPr="001A5DD7">
        <w:rPr>
          <w:rFonts w:ascii="Arial" w:eastAsia="Arial" w:hAnsi="Arial" w:cs="Arial"/>
          <w:bCs/>
          <w:sz w:val="22"/>
          <w:szCs w:val="22"/>
        </w:rPr>
        <w:t>reading</w:t>
      </w:r>
      <w:r w:rsidR="00212268">
        <w:rPr>
          <w:rFonts w:ascii="Arial" w:eastAsia="Arial" w:hAnsi="Arial" w:cs="Arial"/>
          <w:bCs/>
          <w:sz w:val="22"/>
          <w:szCs w:val="22"/>
        </w:rPr>
        <w:t xml:space="preserve"> about them. We found that more subjects changed their study habits after witnessing the effects first-hand, although the difference was not statistically significant.</w:t>
      </w:r>
    </w:p>
    <w:p w14:paraId="0703AE2B" w14:textId="333D5ED8" w:rsidR="001C052B" w:rsidRPr="00A3783C" w:rsidRDefault="001C052B" w:rsidP="008506E6">
      <w:pPr>
        <w:spacing w:line="360" w:lineRule="auto"/>
        <w:jc w:val="both"/>
        <w:rPr>
          <w:sz w:val="22"/>
          <w:szCs w:val="22"/>
        </w:rPr>
      </w:pPr>
    </w:p>
    <w:p w14:paraId="6412DE8B" w14:textId="190C9B0D" w:rsidR="00075203" w:rsidRPr="00075203" w:rsidRDefault="001C052B" w:rsidP="00075203">
      <w:pPr>
        <w:spacing w:line="360" w:lineRule="auto"/>
        <w:jc w:val="both"/>
        <w:rPr>
          <w:rFonts w:ascii="Arial" w:eastAsia="Arial" w:hAnsi="Arial" w:cs="Arial"/>
          <w:bCs/>
          <w:sz w:val="22"/>
          <w:szCs w:val="22"/>
        </w:rPr>
      </w:pPr>
      <w:r w:rsidRPr="00A3783C">
        <w:rPr>
          <w:rFonts w:ascii="Arial" w:eastAsia="Arial" w:hAnsi="Arial" w:cs="Arial"/>
          <w:b/>
          <w:sz w:val="22"/>
          <w:szCs w:val="22"/>
        </w:rPr>
        <w:t>RESULTS</w:t>
      </w:r>
    </w:p>
    <w:p w14:paraId="30F8EFC6" w14:textId="6B54AC99" w:rsidR="004725CF" w:rsidRDefault="009D2671" w:rsidP="009E7C6C">
      <w:pPr>
        <w:spacing w:line="360" w:lineRule="auto"/>
        <w:ind w:firstLine="720"/>
        <w:jc w:val="both"/>
        <w:rPr>
          <w:rFonts w:ascii="Arial" w:hAnsi="Arial" w:cs="Arial"/>
          <w:color w:val="000000"/>
          <w:sz w:val="22"/>
          <w:szCs w:val="22"/>
        </w:rPr>
      </w:pPr>
      <w:r>
        <w:rPr>
          <w:rFonts w:ascii="Arial" w:hAnsi="Arial" w:cs="Arial"/>
          <w:color w:val="000000"/>
          <w:sz w:val="22"/>
          <w:szCs w:val="22"/>
        </w:rPr>
        <w:t>We attempted to determine the best</w:t>
      </w:r>
      <w:r w:rsidR="00B30E76" w:rsidRPr="00A3783C">
        <w:rPr>
          <w:rFonts w:ascii="Arial" w:hAnsi="Arial" w:cs="Arial"/>
          <w:color w:val="000000"/>
          <w:sz w:val="22"/>
          <w:szCs w:val="22"/>
        </w:rPr>
        <w:t xml:space="preserve"> method </w:t>
      </w:r>
      <w:r>
        <w:rPr>
          <w:rFonts w:ascii="Arial" w:hAnsi="Arial" w:cs="Arial"/>
          <w:color w:val="000000"/>
          <w:sz w:val="22"/>
          <w:szCs w:val="22"/>
        </w:rPr>
        <w:t>to change student study habits</w:t>
      </w:r>
      <w:r w:rsidR="008B43C7">
        <w:rPr>
          <w:rFonts w:ascii="Arial" w:hAnsi="Arial" w:cs="Arial"/>
          <w:color w:val="000000"/>
          <w:sz w:val="22"/>
          <w:szCs w:val="22"/>
        </w:rPr>
        <w:t xml:space="preserve"> around</w:t>
      </w:r>
      <w:r>
        <w:rPr>
          <w:rFonts w:ascii="Arial" w:hAnsi="Arial" w:cs="Arial"/>
          <w:color w:val="000000"/>
          <w:sz w:val="22"/>
          <w:szCs w:val="22"/>
        </w:rPr>
        <w:t xml:space="preserve"> electronic use</w:t>
      </w:r>
      <w:r w:rsidR="00016829">
        <w:rPr>
          <w:rFonts w:ascii="Arial" w:hAnsi="Arial" w:cs="Arial"/>
          <w:color w:val="000000"/>
          <w:sz w:val="22"/>
          <w:szCs w:val="22"/>
        </w:rPr>
        <w:t xml:space="preserve">. </w:t>
      </w:r>
      <w:r w:rsidR="009E7C6C">
        <w:rPr>
          <w:rFonts w:ascii="Arial" w:hAnsi="Arial" w:cs="Arial"/>
          <w:color w:val="000000"/>
          <w:sz w:val="22"/>
          <w:szCs w:val="22"/>
        </w:rPr>
        <w:t xml:space="preserve">The study began with 69 participants, which decreased over the course of the study. Of those who completed the first stage of the study (the pre-intervention survey) 40 identified as female and 24 as male. There were 40 in grade 9, 11 in grade 10, 9 in grade 11, and 4 in grade 12. Changes in subject number and demographics will be discussed below. </w:t>
      </w:r>
    </w:p>
    <w:p w14:paraId="1B305E47" w14:textId="478413D0" w:rsidR="00075203" w:rsidRPr="009D2671" w:rsidRDefault="000E5577" w:rsidP="00A1119E">
      <w:pPr>
        <w:spacing w:line="360" w:lineRule="auto"/>
        <w:ind w:firstLine="720"/>
        <w:jc w:val="both"/>
        <w:rPr>
          <w:rFonts w:ascii="Arial" w:hAnsi="Arial" w:cs="Arial"/>
          <w:color w:val="000000"/>
          <w:sz w:val="22"/>
          <w:szCs w:val="22"/>
        </w:rPr>
      </w:pPr>
      <w:r>
        <w:rPr>
          <w:rFonts w:ascii="Arial" w:eastAsia="Arial" w:hAnsi="Arial" w:cs="Arial"/>
          <w:bCs/>
          <w:sz w:val="22"/>
          <w:szCs w:val="22"/>
        </w:rPr>
        <w:t>First, w</w:t>
      </w:r>
      <w:r w:rsidR="00A333D2">
        <w:rPr>
          <w:rFonts w:ascii="Arial" w:eastAsia="Arial" w:hAnsi="Arial" w:cs="Arial"/>
          <w:bCs/>
          <w:sz w:val="22"/>
          <w:szCs w:val="22"/>
        </w:rPr>
        <w:t xml:space="preserve">e </w:t>
      </w:r>
      <w:r w:rsidR="00075203">
        <w:rPr>
          <w:rFonts w:ascii="Arial" w:eastAsia="Arial" w:hAnsi="Arial" w:cs="Arial"/>
          <w:bCs/>
          <w:sz w:val="22"/>
          <w:szCs w:val="22"/>
        </w:rPr>
        <w:t xml:space="preserve">surveyed </w:t>
      </w:r>
      <w:r w:rsidR="00A333D2">
        <w:rPr>
          <w:rFonts w:ascii="Arial" w:eastAsia="Arial" w:hAnsi="Arial" w:cs="Arial"/>
          <w:bCs/>
          <w:sz w:val="22"/>
          <w:szCs w:val="22"/>
        </w:rPr>
        <w:t xml:space="preserve">subjects </w:t>
      </w:r>
      <w:r w:rsidR="00075203">
        <w:rPr>
          <w:rFonts w:ascii="Arial" w:eastAsia="Arial" w:hAnsi="Arial" w:cs="Arial"/>
          <w:bCs/>
          <w:sz w:val="22"/>
          <w:szCs w:val="22"/>
        </w:rPr>
        <w:t>on a variety of study-related areas, including the types of electronic distractions they commonly used while studying</w:t>
      </w:r>
      <w:r w:rsidR="00BD2688">
        <w:rPr>
          <w:rFonts w:ascii="Arial" w:eastAsia="Arial" w:hAnsi="Arial" w:cs="Arial"/>
          <w:bCs/>
          <w:sz w:val="22"/>
          <w:szCs w:val="22"/>
        </w:rPr>
        <w:t xml:space="preserve"> (</w:t>
      </w:r>
      <w:r w:rsidR="00BD2688">
        <w:rPr>
          <w:rFonts w:ascii="Arial" w:eastAsia="Arial" w:hAnsi="Arial" w:cs="Arial"/>
          <w:b/>
          <w:sz w:val="22"/>
          <w:szCs w:val="22"/>
        </w:rPr>
        <w:t>Figure S1</w:t>
      </w:r>
      <w:r w:rsidR="00BD2688">
        <w:rPr>
          <w:rFonts w:ascii="Arial" w:eastAsia="Arial" w:hAnsi="Arial" w:cs="Arial"/>
          <w:bCs/>
          <w:sz w:val="22"/>
          <w:szCs w:val="22"/>
        </w:rPr>
        <w:t>)</w:t>
      </w:r>
      <w:r w:rsidR="00075203">
        <w:rPr>
          <w:rFonts w:ascii="Arial" w:eastAsia="Arial" w:hAnsi="Arial" w:cs="Arial"/>
          <w:bCs/>
          <w:sz w:val="22"/>
          <w:szCs w:val="22"/>
        </w:rPr>
        <w:t xml:space="preserve">. </w:t>
      </w:r>
      <w:r w:rsidR="00D006BC">
        <w:rPr>
          <w:rFonts w:ascii="Arial" w:eastAsia="Arial" w:hAnsi="Arial" w:cs="Arial"/>
          <w:bCs/>
          <w:sz w:val="22"/>
          <w:szCs w:val="22"/>
        </w:rPr>
        <w:t xml:space="preserve">We then randomly assigned subjects </w:t>
      </w:r>
      <w:r w:rsidR="00075203">
        <w:rPr>
          <w:rFonts w:ascii="Arial" w:eastAsia="Arial" w:hAnsi="Arial" w:cs="Arial"/>
          <w:bCs/>
          <w:sz w:val="22"/>
          <w:szCs w:val="22"/>
        </w:rPr>
        <w:t>to a treatment or control group. We tested the verbal and visual memory skills of the treatment group in the presence of a variety of distractions: instrumental music, lyrical music, television, and the absence of distractions</w:t>
      </w:r>
      <w:r w:rsidR="00D006BC">
        <w:rPr>
          <w:rFonts w:ascii="Arial" w:eastAsia="Arial" w:hAnsi="Arial" w:cs="Arial"/>
          <w:bCs/>
          <w:sz w:val="22"/>
          <w:szCs w:val="22"/>
        </w:rPr>
        <w:t xml:space="preserve"> to simulate learning </w:t>
      </w:r>
      <w:r w:rsidR="00075203">
        <w:rPr>
          <w:rFonts w:ascii="Arial" w:eastAsia="Arial" w:hAnsi="Arial" w:cs="Arial"/>
          <w:bCs/>
          <w:sz w:val="22"/>
          <w:szCs w:val="22"/>
        </w:rPr>
        <w:t xml:space="preserve">about changes in cognitive function through observation. Our control group </w:t>
      </w:r>
      <w:r w:rsidR="00075203" w:rsidRPr="001A5DD7">
        <w:rPr>
          <w:rFonts w:ascii="Arial" w:eastAsia="Arial" w:hAnsi="Arial" w:cs="Arial"/>
          <w:bCs/>
          <w:sz w:val="22"/>
          <w:szCs w:val="22"/>
        </w:rPr>
        <w:t>read</w:t>
      </w:r>
      <w:r w:rsidR="00075203">
        <w:rPr>
          <w:rFonts w:ascii="Arial" w:eastAsia="Arial" w:hAnsi="Arial" w:cs="Arial"/>
          <w:bCs/>
          <w:sz w:val="22"/>
          <w:szCs w:val="22"/>
        </w:rPr>
        <w:t xml:space="preserve"> facts about the negative effects of electronics on cognition t</w:t>
      </w:r>
      <w:r w:rsidR="00075203" w:rsidRPr="001A5DD7">
        <w:rPr>
          <w:rFonts w:ascii="Arial" w:eastAsia="Arial" w:hAnsi="Arial" w:cs="Arial"/>
          <w:bCs/>
          <w:sz w:val="22"/>
          <w:szCs w:val="22"/>
        </w:rPr>
        <w:t>o simulate second-hand</w:t>
      </w:r>
      <w:r w:rsidR="00075203">
        <w:rPr>
          <w:rFonts w:ascii="Arial" w:eastAsia="Arial" w:hAnsi="Arial" w:cs="Arial"/>
          <w:bCs/>
          <w:sz w:val="22"/>
          <w:szCs w:val="22"/>
        </w:rPr>
        <w:t xml:space="preserve"> learning</w:t>
      </w:r>
      <w:r w:rsidR="00942CF7">
        <w:rPr>
          <w:rFonts w:ascii="Arial" w:eastAsia="Arial" w:hAnsi="Arial" w:cs="Arial"/>
          <w:bCs/>
          <w:sz w:val="22"/>
          <w:szCs w:val="22"/>
        </w:rPr>
        <w:t xml:space="preserve"> through literature</w:t>
      </w:r>
      <w:r w:rsidR="00075203">
        <w:rPr>
          <w:rFonts w:ascii="Arial" w:eastAsia="Arial" w:hAnsi="Arial" w:cs="Arial"/>
          <w:bCs/>
          <w:sz w:val="22"/>
          <w:szCs w:val="22"/>
        </w:rPr>
        <w:t xml:space="preserve">. </w:t>
      </w:r>
      <w:r w:rsidR="005119C1">
        <w:rPr>
          <w:rFonts w:ascii="Arial" w:eastAsia="Arial" w:hAnsi="Arial" w:cs="Arial"/>
          <w:bCs/>
          <w:sz w:val="22"/>
          <w:szCs w:val="22"/>
        </w:rPr>
        <w:t>Immediately after their interventions, w</w:t>
      </w:r>
      <w:r w:rsidR="008B5527">
        <w:rPr>
          <w:rFonts w:ascii="Arial" w:eastAsia="Arial" w:hAnsi="Arial" w:cs="Arial"/>
          <w:bCs/>
          <w:sz w:val="22"/>
          <w:szCs w:val="22"/>
        </w:rPr>
        <w:t>e asked both groups</w:t>
      </w:r>
      <w:r w:rsidR="0082764A">
        <w:rPr>
          <w:rFonts w:ascii="Arial" w:eastAsia="Arial" w:hAnsi="Arial" w:cs="Arial"/>
          <w:bCs/>
          <w:sz w:val="22"/>
          <w:szCs w:val="22"/>
        </w:rPr>
        <w:t xml:space="preserve"> if they would change their study habits in any way</w:t>
      </w:r>
      <w:r w:rsidR="00382197">
        <w:rPr>
          <w:rFonts w:ascii="Arial" w:eastAsia="Arial" w:hAnsi="Arial" w:cs="Arial"/>
          <w:bCs/>
          <w:sz w:val="22"/>
          <w:szCs w:val="22"/>
        </w:rPr>
        <w:t xml:space="preserve"> (</w:t>
      </w:r>
      <w:r w:rsidR="00382197">
        <w:rPr>
          <w:rFonts w:ascii="Arial" w:eastAsia="Arial" w:hAnsi="Arial" w:cs="Arial"/>
          <w:b/>
          <w:sz w:val="22"/>
          <w:szCs w:val="22"/>
        </w:rPr>
        <w:t>Figure S2)</w:t>
      </w:r>
      <w:r w:rsidR="0082764A">
        <w:rPr>
          <w:rFonts w:ascii="Arial" w:eastAsia="Arial" w:hAnsi="Arial" w:cs="Arial"/>
          <w:bCs/>
          <w:sz w:val="22"/>
          <w:szCs w:val="22"/>
        </w:rPr>
        <w:t xml:space="preserve">. </w:t>
      </w:r>
      <w:r w:rsidR="00EE51F7">
        <w:rPr>
          <w:rFonts w:ascii="Arial" w:eastAsia="Arial" w:hAnsi="Arial" w:cs="Arial"/>
          <w:bCs/>
          <w:sz w:val="22"/>
          <w:szCs w:val="22"/>
        </w:rPr>
        <w:t>Lastly, w</w:t>
      </w:r>
      <w:r w:rsidR="005119C1">
        <w:rPr>
          <w:rFonts w:ascii="Arial" w:eastAsia="Arial" w:hAnsi="Arial" w:cs="Arial"/>
          <w:bCs/>
          <w:sz w:val="22"/>
          <w:szCs w:val="22"/>
        </w:rPr>
        <w:t xml:space="preserve">e surveyed each subject two weeks </w:t>
      </w:r>
      <w:r w:rsidR="00EE51F7">
        <w:rPr>
          <w:rFonts w:ascii="Arial" w:eastAsia="Arial" w:hAnsi="Arial" w:cs="Arial"/>
          <w:bCs/>
          <w:sz w:val="22"/>
          <w:szCs w:val="22"/>
        </w:rPr>
        <w:t>after their interventions</w:t>
      </w:r>
      <w:r w:rsidR="005119C1">
        <w:rPr>
          <w:rFonts w:ascii="Arial" w:eastAsia="Arial" w:hAnsi="Arial" w:cs="Arial"/>
          <w:bCs/>
          <w:sz w:val="22"/>
          <w:szCs w:val="22"/>
        </w:rPr>
        <w:t xml:space="preserve"> to determine if they had changed their study habits in any way</w:t>
      </w:r>
      <w:r w:rsidR="00382197">
        <w:rPr>
          <w:rFonts w:ascii="Arial" w:eastAsia="Arial" w:hAnsi="Arial" w:cs="Arial"/>
          <w:bCs/>
          <w:sz w:val="22"/>
          <w:szCs w:val="22"/>
        </w:rPr>
        <w:t xml:space="preserve"> (</w:t>
      </w:r>
      <w:r w:rsidR="00382197">
        <w:rPr>
          <w:rFonts w:ascii="Arial" w:eastAsia="Arial" w:hAnsi="Arial" w:cs="Arial"/>
          <w:b/>
          <w:sz w:val="22"/>
          <w:szCs w:val="22"/>
        </w:rPr>
        <w:t>Figure S3</w:t>
      </w:r>
      <w:r w:rsidR="00382197">
        <w:rPr>
          <w:rFonts w:ascii="Arial" w:eastAsia="Arial" w:hAnsi="Arial" w:cs="Arial"/>
          <w:bCs/>
          <w:sz w:val="22"/>
          <w:szCs w:val="22"/>
        </w:rPr>
        <w:t>)</w:t>
      </w:r>
      <w:r w:rsidR="00075203">
        <w:rPr>
          <w:rFonts w:ascii="Arial" w:eastAsia="Arial" w:hAnsi="Arial" w:cs="Arial"/>
          <w:bCs/>
          <w:sz w:val="22"/>
          <w:szCs w:val="22"/>
        </w:rPr>
        <w:t xml:space="preserve">. </w:t>
      </w:r>
    </w:p>
    <w:p w14:paraId="2A44CECB" w14:textId="35EB667E" w:rsidR="000B414E" w:rsidRPr="00016C61" w:rsidRDefault="000B414E" w:rsidP="00A1119E">
      <w:pPr>
        <w:pStyle w:val="NormalWeb"/>
        <w:spacing w:before="0" w:beforeAutospacing="0" w:after="0" w:afterAutospacing="0" w:line="360" w:lineRule="auto"/>
        <w:ind w:firstLine="720"/>
        <w:jc w:val="both"/>
        <w:rPr>
          <w:rFonts w:ascii="Arial" w:eastAsia="Arial" w:hAnsi="Arial" w:cs="Arial"/>
          <w:iCs/>
          <w:sz w:val="22"/>
          <w:szCs w:val="22"/>
        </w:rPr>
      </w:pPr>
      <w:r>
        <w:rPr>
          <w:rFonts w:ascii="Arial" w:hAnsi="Arial" w:cs="Arial"/>
          <w:color w:val="000000"/>
          <w:sz w:val="22"/>
          <w:szCs w:val="22"/>
        </w:rPr>
        <w:lastRenderedPageBreak/>
        <w:t>We used the pre-intervention survey data to inform our</w:t>
      </w:r>
      <w:r w:rsidR="00FD0B5A">
        <w:rPr>
          <w:rFonts w:ascii="Arial" w:hAnsi="Arial" w:cs="Arial"/>
          <w:color w:val="000000"/>
          <w:sz w:val="22"/>
          <w:szCs w:val="22"/>
        </w:rPr>
        <w:t xml:space="preserve"> treatment</w:t>
      </w:r>
      <w:r>
        <w:rPr>
          <w:rFonts w:ascii="Arial" w:hAnsi="Arial" w:cs="Arial"/>
          <w:color w:val="000000"/>
          <w:sz w:val="22"/>
          <w:szCs w:val="22"/>
        </w:rPr>
        <w:t xml:space="preserve">. </w:t>
      </w:r>
      <w:r w:rsidR="007C6217">
        <w:rPr>
          <w:rFonts w:ascii="Arial" w:hAnsi="Arial" w:cs="Arial"/>
          <w:color w:val="000000"/>
          <w:sz w:val="22"/>
          <w:szCs w:val="22"/>
        </w:rPr>
        <w:t xml:space="preserve">We derived the conditions of the </w:t>
      </w:r>
      <w:r w:rsidR="0008586D">
        <w:rPr>
          <w:rFonts w:ascii="Arial" w:hAnsi="Arial" w:cs="Arial"/>
          <w:color w:val="000000"/>
          <w:sz w:val="22"/>
          <w:szCs w:val="22"/>
        </w:rPr>
        <w:t>i</w:t>
      </w:r>
      <w:r>
        <w:rPr>
          <w:rFonts w:ascii="Arial" w:hAnsi="Arial" w:cs="Arial"/>
          <w:color w:val="000000"/>
          <w:sz w:val="22"/>
          <w:szCs w:val="22"/>
        </w:rPr>
        <w:t>ntervention from the most common distractions reported</w:t>
      </w:r>
      <w:r w:rsidR="00CF4BE0">
        <w:rPr>
          <w:rFonts w:ascii="Arial" w:hAnsi="Arial" w:cs="Arial"/>
          <w:color w:val="000000"/>
          <w:sz w:val="22"/>
          <w:szCs w:val="22"/>
        </w:rPr>
        <w:t xml:space="preserve"> </w:t>
      </w:r>
      <w:r w:rsidR="00A34647">
        <w:rPr>
          <w:rFonts w:ascii="Arial" w:hAnsi="Arial" w:cs="Arial"/>
          <w:color w:val="000000"/>
          <w:sz w:val="22"/>
          <w:szCs w:val="22"/>
        </w:rPr>
        <w:t xml:space="preserve">by subjects </w:t>
      </w:r>
      <w:r w:rsidR="00CF4BE0">
        <w:rPr>
          <w:rFonts w:ascii="Arial" w:hAnsi="Arial" w:cs="Arial"/>
          <w:color w:val="000000"/>
          <w:sz w:val="22"/>
          <w:szCs w:val="22"/>
        </w:rPr>
        <w:t>(</w:t>
      </w:r>
      <w:r w:rsidR="00452158" w:rsidRPr="008617C0">
        <w:rPr>
          <w:rFonts w:ascii="Arial" w:eastAsia="Arial" w:hAnsi="Arial" w:cs="Arial"/>
          <w:b/>
          <w:bCs/>
          <w:iCs/>
          <w:sz w:val="22"/>
          <w:szCs w:val="22"/>
        </w:rPr>
        <w:t xml:space="preserve">Figure </w:t>
      </w:r>
      <w:r w:rsidR="00016829">
        <w:rPr>
          <w:rFonts w:ascii="Arial" w:eastAsia="Arial" w:hAnsi="Arial" w:cs="Arial"/>
          <w:b/>
          <w:bCs/>
          <w:iCs/>
          <w:sz w:val="22"/>
          <w:szCs w:val="22"/>
        </w:rPr>
        <w:t>1</w:t>
      </w:r>
      <w:r w:rsidR="00D05AE1">
        <w:rPr>
          <w:rFonts w:ascii="Arial" w:eastAsia="Arial" w:hAnsi="Arial" w:cs="Arial"/>
          <w:b/>
          <w:bCs/>
          <w:iCs/>
          <w:sz w:val="22"/>
          <w:szCs w:val="22"/>
        </w:rPr>
        <w:t>A</w:t>
      </w:r>
      <w:r w:rsidR="00CF4BE0">
        <w:rPr>
          <w:rFonts w:ascii="Arial" w:hAnsi="Arial" w:cs="Arial"/>
          <w:color w:val="000000"/>
          <w:sz w:val="22"/>
          <w:szCs w:val="22"/>
        </w:rPr>
        <w:t xml:space="preserve">). </w:t>
      </w:r>
      <w:r w:rsidR="00452158">
        <w:rPr>
          <w:rFonts w:ascii="Arial" w:eastAsia="Arial" w:hAnsi="Arial" w:cs="Arial"/>
          <w:iCs/>
          <w:sz w:val="22"/>
          <w:szCs w:val="22"/>
        </w:rPr>
        <w:t xml:space="preserve">We eliminated cell phones as a possible distraction because </w:t>
      </w:r>
      <w:r>
        <w:rPr>
          <w:rFonts w:ascii="Arial" w:eastAsia="Arial" w:hAnsi="Arial" w:cs="Arial"/>
          <w:iCs/>
          <w:sz w:val="22"/>
          <w:szCs w:val="22"/>
        </w:rPr>
        <w:t>we could</w:t>
      </w:r>
      <w:r w:rsidR="00D80BE5">
        <w:rPr>
          <w:rFonts w:ascii="Arial" w:eastAsia="Arial" w:hAnsi="Arial" w:cs="Arial"/>
          <w:iCs/>
          <w:sz w:val="22"/>
          <w:szCs w:val="22"/>
        </w:rPr>
        <w:t xml:space="preserve"> no</w:t>
      </w:r>
      <w:r>
        <w:rPr>
          <w:rFonts w:ascii="Arial" w:eastAsia="Arial" w:hAnsi="Arial" w:cs="Arial"/>
          <w:iCs/>
          <w:sz w:val="22"/>
          <w:szCs w:val="22"/>
        </w:rPr>
        <w:t xml:space="preserve">t standardize </w:t>
      </w:r>
      <w:r w:rsidR="00452158">
        <w:rPr>
          <w:rFonts w:ascii="Arial" w:eastAsia="Arial" w:hAnsi="Arial" w:cs="Arial"/>
          <w:iCs/>
          <w:sz w:val="22"/>
          <w:szCs w:val="22"/>
        </w:rPr>
        <w:t xml:space="preserve">a </w:t>
      </w:r>
      <w:r>
        <w:rPr>
          <w:rFonts w:ascii="Arial" w:eastAsia="Arial" w:hAnsi="Arial" w:cs="Arial"/>
          <w:iCs/>
          <w:sz w:val="22"/>
          <w:szCs w:val="22"/>
        </w:rPr>
        <w:t xml:space="preserve">participant experience with </w:t>
      </w:r>
      <w:r w:rsidR="00452158">
        <w:rPr>
          <w:rFonts w:ascii="Arial" w:eastAsia="Arial" w:hAnsi="Arial" w:cs="Arial"/>
          <w:iCs/>
          <w:sz w:val="22"/>
          <w:szCs w:val="22"/>
        </w:rPr>
        <w:t>“</w:t>
      </w:r>
      <w:r>
        <w:rPr>
          <w:rFonts w:ascii="Arial" w:eastAsia="Arial" w:hAnsi="Arial" w:cs="Arial"/>
          <w:iCs/>
          <w:sz w:val="22"/>
          <w:szCs w:val="22"/>
        </w:rPr>
        <w:t>texting</w:t>
      </w:r>
      <w:r w:rsidR="00452158">
        <w:rPr>
          <w:rFonts w:ascii="Arial" w:eastAsia="Arial" w:hAnsi="Arial" w:cs="Arial"/>
          <w:iCs/>
          <w:sz w:val="22"/>
          <w:szCs w:val="22"/>
        </w:rPr>
        <w:t xml:space="preserve">” </w:t>
      </w:r>
      <w:r>
        <w:rPr>
          <w:rFonts w:ascii="Arial" w:eastAsia="Arial" w:hAnsi="Arial" w:cs="Arial"/>
          <w:iCs/>
          <w:sz w:val="22"/>
          <w:szCs w:val="22"/>
        </w:rPr>
        <w:t xml:space="preserve">or </w:t>
      </w:r>
      <w:r w:rsidR="00452158">
        <w:rPr>
          <w:rFonts w:ascii="Arial" w:eastAsia="Arial" w:hAnsi="Arial" w:cs="Arial"/>
          <w:iCs/>
          <w:sz w:val="22"/>
          <w:szCs w:val="22"/>
        </w:rPr>
        <w:t>“</w:t>
      </w:r>
      <w:r>
        <w:rPr>
          <w:rFonts w:ascii="Arial" w:eastAsia="Arial" w:hAnsi="Arial" w:cs="Arial"/>
          <w:iCs/>
          <w:sz w:val="22"/>
          <w:szCs w:val="22"/>
        </w:rPr>
        <w:t>social media</w:t>
      </w:r>
      <w:r w:rsidR="00452158">
        <w:rPr>
          <w:rFonts w:ascii="Arial" w:eastAsia="Arial" w:hAnsi="Arial" w:cs="Arial"/>
          <w:iCs/>
          <w:sz w:val="22"/>
          <w:szCs w:val="22"/>
        </w:rPr>
        <w:t>”</w:t>
      </w:r>
      <w:r w:rsidRPr="00A3783C">
        <w:rPr>
          <w:rFonts w:ascii="Arial" w:eastAsia="Arial" w:hAnsi="Arial" w:cs="Arial"/>
          <w:iCs/>
          <w:sz w:val="22"/>
          <w:szCs w:val="22"/>
        </w:rPr>
        <w:t xml:space="preserve">. </w:t>
      </w:r>
      <w:r w:rsidR="00452158">
        <w:rPr>
          <w:rFonts w:ascii="Arial" w:eastAsia="Arial" w:hAnsi="Arial" w:cs="Arial"/>
          <w:iCs/>
          <w:sz w:val="22"/>
          <w:szCs w:val="22"/>
        </w:rPr>
        <w:t>We split music into lyrical and instrumental after seeing that subjects did</w:t>
      </w:r>
      <w:r w:rsidR="00D13A04">
        <w:rPr>
          <w:rFonts w:ascii="Arial" w:eastAsia="Arial" w:hAnsi="Arial" w:cs="Arial"/>
          <w:iCs/>
          <w:sz w:val="22"/>
          <w:szCs w:val="22"/>
        </w:rPr>
        <w:t xml:space="preserve"> no</w:t>
      </w:r>
      <w:r w:rsidR="00452158">
        <w:rPr>
          <w:rFonts w:ascii="Arial" w:eastAsia="Arial" w:hAnsi="Arial" w:cs="Arial"/>
          <w:iCs/>
          <w:sz w:val="22"/>
          <w:szCs w:val="22"/>
        </w:rPr>
        <w:t xml:space="preserve">t prefer one over the other. </w:t>
      </w:r>
      <w:r w:rsidR="00F02977">
        <w:rPr>
          <w:rFonts w:ascii="Arial" w:eastAsia="Arial" w:hAnsi="Arial" w:cs="Arial"/>
          <w:iCs/>
          <w:sz w:val="22"/>
          <w:szCs w:val="22"/>
        </w:rPr>
        <w:t xml:space="preserve">We also learned that subjects had an average </w:t>
      </w:r>
      <w:r w:rsidR="00D13A04">
        <w:rPr>
          <w:rFonts w:ascii="Arial" w:eastAsia="Arial" w:hAnsi="Arial" w:cs="Arial"/>
          <w:iCs/>
          <w:sz w:val="22"/>
          <w:szCs w:val="22"/>
        </w:rPr>
        <w:t xml:space="preserve">of </w:t>
      </w:r>
      <w:r w:rsidR="00F02977">
        <w:rPr>
          <w:rFonts w:ascii="Arial" w:eastAsia="Arial" w:hAnsi="Arial" w:cs="Arial"/>
          <w:iCs/>
          <w:sz w:val="22"/>
          <w:szCs w:val="22"/>
        </w:rPr>
        <w:t>over two distractions present while studying</w:t>
      </w:r>
      <w:r w:rsidR="00A34647">
        <w:rPr>
          <w:rFonts w:ascii="Arial" w:eastAsia="Arial" w:hAnsi="Arial" w:cs="Arial"/>
          <w:iCs/>
          <w:sz w:val="22"/>
          <w:szCs w:val="22"/>
        </w:rPr>
        <w:t xml:space="preserve">, which we </w:t>
      </w:r>
      <w:r w:rsidR="00F02977">
        <w:rPr>
          <w:rFonts w:ascii="Arial" w:eastAsia="Arial" w:hAnsi="Arial" w:cs="Arial"/>
          <w:iCs/>
          <w:sz w:val="22"/>
          <w:szCs w:val="22"/>
        </w:rPr>
        <w:t>decided not to replicate to keep interventions under an hour</w:t>
      </w:r>
      <w:r w:rsidR="00916F8C">
        <w:rPr>
          <w:rFonts w:ascii="Arial" w:eastAsia="Arial" w:hAnsi="Arial" w:cs="Arial"/>
          <w:iCs/>
          <w:sz w:val="22"/>
          <w:szCs w:val="22"/>
        </w:rPr>
        <w:t xml:space="preserve"> (</w:t>
      </w:r>
      <w:r w:rsidR="00916F8C" w:rsidRPr="008617C0">
        <w:rPr>
          <w:rFonts w:ascii="Arial" w:eastAsia="Arial" w:hAnsi="Arial" w:cs="Arial"/>
          <w:b/>
          <w:bCs/>
          <w:iCs/>
          <w:sz w:val="22"/>
          <w:szCs w:val="22"/>
        </w:rPr>
        <w:t xml:space="preserve">Figure </w:t>
      </w:r>
      <w:r w:rsidR="00016829">
        <w:rPr>
          <w:rFonts w:ascii="Arial" w:eastAsia="Arial" w:hAnsi="Arial" w:cs="Arial"/>
          <w:b/>
          <w:bCs/>
          <w:iCs/>
          <w:sz w:val="22"/>
          <w:szCs w:val="22"/>
        </w:rPr>
        <w:t>1</w:t>
      </w:r>
      <w:r w:rsidR="00D05AE1">
        <w:rPr>
          <w:rFonts w:ascii="Arial" w:eastAsia="Arial" w:hAnsi="Arial" w:cs="Arial"/>
          <w:b/>
          <w:bCs/>
          <w:iCs/>
          <w:sz w:val="22"/>
          <w:szCs w:val="22"/>
        </w:rPr>
        <w:t>B</w:t>
      </w:r>
      <w:r w:rsidR="00916F8C">
        <w:rPr>
          <w:rFonts w:ascii="Arial" w:eastAsia="Arial" w:hAnsi="Arial" w:cs="Arial"/>
          <w:iCs/>
          <w:sz w:val="22"/>
          <w:szCs w:val="22"/>
        </w:rPr>
        <w:t>)</w:t>
      </w:r>
      <w:r w:rsidR="00F02977">
        <w:rPr>
          <w:rFonts w:ascii="Arial" w:eastAsia="Arial" w:hAnsi="Arial" w:cs="Arial"/>
          <w:iCs/>
          <w:sz w:val="22"/>
          <w:szCs w:val="22"/>
        </w:rPr>
        <w:t xml:space="preserve">. </w:t>
      </w:r>
    </w:p>
    <w:p w14:paraId="28B0CC12" w14:textId="5F4C75F1" w:rsidR="000A4EC2" w:rsidRDefault="00DB3D1D"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 xml:space="preserve">Once the treatment group subjects completed their interventions, </w:t>
      </w:r>
      <w:r w:rsidR="00A5116D">
        <w:rPr>
          <w:rFonts w:ascii="Arial" w:hAnsi="Arial" w:cs="Arial"/>
          <w:color w:val="000000"/>
          <w:sz w:val="22"/>
          <w:szCs w:val="22"/>
        </w:rPr>
        <w:t>we had</w:t>
      </w:r>
      <w:r w:rsidRPr="00A3783C">
        <w:rPr>
          <w:rFonts w:ascii="Arial" w:hAnsi="Arial" w:cs="Arial"/>
          <w:color w:val="000000"/>
          <w:sz w:val="22"/>
          <w:szCs w:val="22"/>
        </w:rPr>
        <w:t xml:space="preserve"> a wealth of data </w:t>
      </w:r>
      <w:r w:rsidR="00A5116D">
        <w:rPr>
          <w:rFonts w:ascii="Arial" w:hAnsi="Arial" w:cs="Arial"/>
          <w:color w:val="000000"/>
          <w:sz w:val="22"/>
          <w:szCs w:val="22"/>
        </w:rPr>
        <w:t xml:space="preserve">about </w:t>
      </w:r>
      <w:r w:rsidRPr="00A3783C">
        <w:rPr>
          <w:rFonts w:ascii="Arial" w:hAnsi="Arial" w:cs="Arial"/>
          <w:color w:val="000000"/>
          <w:sz w:val="22"/>
          <w:szCs w:val="22"/>
        </w:rPr>
        <w:t xml:space="preserve">the impact of </w:t>
      </w:r>
      <w:r w:rsidR="00596F0E" w:rsidRPr="00A3783C">
        <w:rPr>
          <w:rFonts w:ascii="Arial" w:hAnsi="Arial" w:cs="Arial"/>
          <w:color w:val="000000"/>
          <w:sz w:val="22"/>
          <w:szCs w:val="22"/>
        </w:rPr>
        <w:t xml:space="preserve">electronic </w:t>
      </w:r>
      <w:r w:rsidRPr="00A3783C">
        <w:rPr>
          <w:rFonts w:ascii="Arial" w:hAnsi="Arial" w:cs="Arial"/>
          <w:color w:val="000000"/>
          <w:sz w:val="22"/>
          <w:szCs w:val="22"/>
        </w:rPr>
        <w:t xml:space="preserve">distractions on verbal and visual memory. </w:t>
      </w:r>
      <w:r w:rsidR="00B75233">
        <w:rPr>
          <w:rFonts w:ascii="Arial" w:hAnsi="Arial" w:cs="Arial"/>
          <w:color w:val="000000"/>
          <w:sz w:val="22"/>
          <w:szCs w:val="22"/>
        </w:rPr>
        <w:t xml:space="preserve">We wanted to determine if the order in which distractions were presented </w:t>
      </w:r>
      <w:r w:rsidR="007E4621">
        <w:rPr>
          <w:rFonts w:ascii="Arial" w:hAnsi="Arial" w:cs="Arial"/>
          <w:color w:val="000000"/>
          <w:sz w:val="22"/>
          <w:szCs w:val="22"/>
        </w:rPr>
        <w:t>impacted</w:t>
      </w:r>
      <w:r w:rsidR="00B75233">
        <w:rPr>
          <w:rFonts w:ascii="Arial" w:hAnsi="Arial" w:cs="Arial"/>
          <w:color w:val="000000"/>
          <w:sz w:val="22"/>
          <w:szCs w:val="22"/>
        </w:rPr>
        <w:t xml:space="preserve"> </w:t>
      </w:r>
      <w:r w:rsidR="007E4621">
        <w:rPr>
          <w:rFonts w:ascii="Arial" w:hAnsi="Arial" w:cs="Arial"/>
          <w:color w:val="000000"/>
          <w:sz w:val="22"/>
          <w:szCs w:val="22"/>
        </w:rPr>
        <w:t xml:space="preserve">subject </w:t>
      </w:r>
      <w:r w:rsidR="00B75233">
        <w:rPr>
          <w:rFonts w:ascii="Arial" w:hAnsi="Arial" w:cs="Arial"/>
          <w:color w:val="000000"/>
          <w:sz w:val="22"/>
          <w:szCs w:val="22"/>
        </w:rPr>
        <w:t xml:space="preserve">scores. We randomized the order of distractions for each batch of subjects and then </w:t>
      </w:r>
      <w:r w:rsidR="00111949">
        <w:rPr>
          <w:rFonts w:ascii="Arial" w:hAnsi="Arial" w:cs="Arial"/>
          <w:color w:val="000000"/>
          <w:sz w:val="22"/>
          <w:szCs w:val="22"/>
        </w:rPr>
        <w:t xml:space="preserve">tested </w:t>
      </w:r>
      <w:r w:rsidR="00B75233">
        <w:rPr>
          <w:rFonts w:ascii="Arial" w:hAnsi="Arial" w:cs="Arial"/>
          <w:color w:val="000000"/>
          <w:sz w:val="22"/>
          <w:szCs w:val="22"/>
        </w:rPr>
        <w:t>the significance of the difference between subject scores in the presence of each distraction</w:t>
      </w:r>
      <w:r w:rsidR="00904B83">
        <w:rPr>
          <w:rFonts w:ascii="Arial" w:hAnsi="Arial" w:cs="Arial"/>
          <w:color w:val="000000"/>
          <w:sz w:val="22"/>
          <w:szCs w:val="22"/>
        </w:rPr>
        <w:t xml:space="preserve"> (</w:t>
      </w:r>
      <w:r w:rsidR="00904B83">
        <w:rPr>
          <w:rFonts w:ascii="Arial" w:hAnsi="Arial" w:cs="Arial"/>
          <w:b/>
          <w:bCs/>
          <w:color w:val="000000"/>
          <w:sz w:val="22"/>
          <w:szCs w:val="22"/>
        </w:rPr>
        <w:t xml:space="preserve">Figure </w:t>
      </w:r>
      <w:r w:rsidR="00016829">
        <w:rPr>
          <w:rFonts w:ascii="Arial" w:hAnsi="Arial" w:cs="Arial"/>
          <w:b/>
          <w:bCs/>
          <w:color w:val="000000"/>
          <w:sz w:val="22"/>
          <w:szCs w:val="22"/>
        </w:rPr>
        <w:t>2</w:t>
      </w:r>
      <w:r w:rsidR="00904B83">
        <w:rPr>
          <w:rFonts w:ascii="Arial" w:hAnsi="Arial" w:cs="Arial"/>
          <w:color w:val="000000"/>
          <w:sz w:val="22"/>
          <w:szCs w:val="22"/>
        </w:rPr>
        <w:t>)</w:t>
      </w:r>
      <w:r w:rsidR="00B75233">
        <w:rPr>
          <w:rFonts w:ascii="Arial" w:hAnsi="Arial" w:cs="Arial"/>
          <w:color w:val="000000"/>
          <w:sz w:val="22"/>
          <w:szCs w:val="22"/>
        </w:rPr>
        <w:t xml:space="preserve">. </w:t>
      </w:r>
      <w:r w:rsidR="00850F89">
        <w:rPr>
          <w:rFonts w:ascii="Arial" w:hAnsi="Arial" w:cs="Arial"/>
          <w:color w:val="000000"/>
          <w:sz w:val="22"/>
          <w:szCs w:val="22"/>
        </w:rPr>
        <w:t xml:space="preserve">We </w:t>
      </w:r>
      <w:r w:rsidR="00AD0A24" w:rsidRPr="00A3783C">
        <w:rPr>
          <w:rFonts w:ascii="Arial" w:hAnsi="Arial" w:cs="Arial"/>
          <w:color w:val="000000"/>
          <w:sz w:val="22"/>
          <w:szCs w:val="22"/>
        </w:rPr>
        <w:t xml:space="preserve">found that </w:t>
      </w:r>
      <w:r w:rsidR="006F1FD3">
        <w:rPr>
          <w:rFonts w:ascii="Arial" w:hAnsi="Arial" w:cs="Arial"/>
          <w:color w:val="000000"/>
          <w:sz w:val="22"/>
          <w:szCs w:val="22"/>
        </w:rPr>
        <w:t xml:space="preserve">verbal memory scores </w:t>
      </w:r>
      <w:r w:rsidR="00AB033D">
        <w:rPr>
          <w:rFonts w:ascii="Arial" w:hAnsi="Arial" w:cs="Arial"/>
          <w:color w:val="000000"/>
          <w:sz w:val="22"/>
          <w:szCs w:val="22"/>
        </w:rPr>
        <w:t xml:space="preserve">were not significantly impacted by the order of the distractions, for </w:t>
      </w:r>
      <w:r w:rsidR="00AB033D" w:rsidRPr="00AB033D">
        <w:rPr>
          <w:rFonts w:ascii="Arial" w:hAnsi="Arial" w:cs="Arial"/>
          <w:color w:val="000000"/>
          <w:sz w:val="22"/>
          <w:szCs w:val="22"/>
        </w:rPr>
        <w:t>instrumental music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0.560), lyrical music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0.109), television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0.989), or </w:t>
      </w:r>
      <w:r w:rsidR="00A10267">
        <w:rPr>
          <w:rFonts w:ascii="Arial" w:hAnsi="Arial" w:cs="Arial"/>
          <w:color w:val="000000"/>
          <w:sz w:val="22"/>
          <w:szCs w:val="22"/>
        </w:rPr>
        <w:t>the absence of distractions</w:t>
      </w:r>
      <w:r w:rsidR="00AB033D" w:rsidRPr="00AB033D">
        <w:rPr>
          <w:rFonts w:ascii="Arial" w:hAnsi="Arial" w:cs="Arial"/>
          <w:color w:val="000000"/>
          <w:sz w:val="22"/>
          <w:szCs w:val="22"/>
        </w:rPr>
        <w:t xml:space="preserve"> (</w:t>
      </w:r>
      <w:r w:rsidR="00AB033D" w:rsidRPr="00403FC8">
        <w:rPr>
          <w:rFonts w:ascii="Arial" w:hAnsi="Arial" w:cs="Arial"/>
          <w:i/>
          <w:iCs/>
          <w:color w:val="000000"/>
          <w:sz w:val="22"/>
          <w:szCs w:val="22"/>
        </w:rPr>
        <w:t>p</w:t>
      </w:r>
      <w:r w:rsidR="00AB033D" w:rsidRPr="00AB033D">
        <w:rPr>
          <w:rFonts w:ascii="Arial" w:hAnsi="Arial" w:cs="Arial"/>
          <w:color w:val="000000"/>
          <w:sz w:val="22"/>
          <w:szCs w:val="22"/>
        </w:rPr>
        <w:t xml:space="preserve"> = 0.485)</w:t>
      </w:r>
      <w:r w:rsidR="00AB033D">
        <w:rPr>
          <w:rFonts w:ascii="Arial" w:hAnsi="Arial" w:cs="Arial"/>
          <w:color w:val="000000"/>
          <w:sz w:val="22"/>
          <w:szCs w:val="22"/>
        </w:rPr>
        <w:t xml:space="preserve"> </w:t>
      </w:r>
      <w:r w:rsidR="00190451" w:rsidRPr="00A3783C">
        <w:rPr>
          <w:rFonts w:ascii="Arial" w:eastAsia="Arial" w:hAnsi="Arial" w:cs="Arial"/>
          <w:iCs/>
          <w:sz w:val="22"/>
          <w:szCs w:val="22"/>
        </w:rPr>
        <w:t>(</w:t>
      </w:r>
      <w:r w:rsidR="00190451" w:rsidRPr="00DF70AA">
        <w:rPr>
          <w:rFonts w:ascii="Arial" w:eastAsia="Arial" w:hAnsi="Arial" w:cs="Arial"/>
          <w:b/>
          <w:bCs/>
          <w:iCs/>
          <w:sz w:val="22"/>
          <w:szCs w:val="22"/>
        </w:rPr>
        <w:t xml:space="preserve">Figure </w:t>
      </w:r>
      <w:r w:rsidR="00016829">
        <w:rPr>
          <w:rFonts w:ascii="Arial" w:eastAsia="Arial" w:hAnsi="Arial" w:cs="Arial"/>
          <w:b/>
          <w:bCs/>
          <w:iCs/>
          <w:sz w:val="22"/>
          <w:szCs w:val="22"/>
        </w:rPr>
        <w:t>2</w:t>
      </w:r>
      <w:r w:rsidR="00D05AE1">
        <w:rPr>
          <w:rFonts w:ascii="Arial" w:eastAsia="Arial" w:hAnsi="Arial" w:cs="Arial"/>
          <w:b/>
          <w:bCs/>
          <w:iCs/>
          <w:sz w:val="22"/>
          <w:szCs w:val="22"/>
        </w:rPr>
        <w:t>A</w:t>
      </w:r>
      <w:r w:rsidR="00190451" w:rsidRPr="00A3783C">
        <w:rPr>
          <w:rFonts w:ascii="Arial" w:eastAsia="Arial" w:hAnsi="Arial" w:cs="Arial"/>
          <w:iCs/>
          <w:sz w:val="22"/>
          <w:szCs w:val="22"/>
        </w:rPr>
        <w:t>)</w:t>
      </w:r>
      <w:r w:rsidR="00850F89">
        <w:rPr>
          <w:rFonts w:ascii="Arial" w:hAnsi="Arial" w:cs="Arial"/>
          <w:color w:val="000000"/>
          <w:sz w:val="22"/>
          <w:szCs w:val="22"/>
        </w:rPr>
        <w:t xml:space="preserve">. </w:t>
      </w:r>
      <w:r w:rsidR="009645E4">
        <w:rPr>
          <w:rFonts w:ascii="Arial" w:hAnsi="Arial" w:cs="Arial"/>
          <w:color w:val="000000"/>
          <w:sz w:val="22"/>
          <w:szCs w:val="22"/>
        </w:rPr>
        <w:t>S</w:t>
      </w:r>
      <w:r w:rsidR="00190451">
        <w:rPr>
          <w:rFonts w:ascii="Arial" w:hAnsi="Arial" w:cs="Arial"/>
          <w:color w:val="000000"/>
          <w:sz w:val="22"/>
          <w:szCs w:val="22"/>
        </w:rPr>
        <w:t xml:space="preserve">imilarly, </w:t>
      </w:r>
      <w:r w:rsidR="00AB3618">
        <w:rPr>
          <w:rFonts w:ascii="Arial" w:hAnsi="Arial" w:cs="Arial"/>
          <w:color w:val="000000"/>
          <w:sz w:val="22"/>
          <w:szCs w:val="22"/>
        </w:rPr>
        <w:t>there was no impact of distractions on visual memory</w:t>
      </w:r>
      <w:r w:rsidR="002C2948">
        <w:rPr>
          <w:rFonts w:ascii="Arial" w:hAnsi="Arial" w:cs="Arial"/>
          <w:color w:val="000000"/>
          <w:sz w:val="22"/>
          <w:szCs w:val="22"/>
        </w:rPr>
        <w:t xml:space="preserve">, </w:t>
      </w:r>
      <w:r w:rsidR="00305244">
        <w:rPr>
          <w:rFonts w:ascii="Arial" w:hAnsi="Arial" w:cs="Arial"/>
          <w:color w:val="000000"/>
          <w:sz w:val="22"/>
          <w:szCs w:val="22"/>
        </w:rPr>
        <w:t>for</w:t>
      </w:r>
      <w:r w:rsidR="002C2948">
        <w:rPr>
          <w:rFonts w:ascii="Arial" w:hAnsi="Arial" w:cs="Arial"/>
          <w:color w:val="000000"/>
          <w:sz w:val="22"/>
          <w:szCs w:val="22"/>
        </w:rPr>
        <w:t xml:space="preserve"> </w:t>
      </w:r>
      <w:r w:rsidR="00AB3618" w:rsidRPr="00AB3618">
        <w:rPr>
          <w:rFonts w:ascii="Arial" w:hAnsi="Arial" w:cs="Arial"/>
          <w:color w:val="000000"/>
          <w:sz w:val="22"/>
          <w:szCs w:val="22"/>
        </w:rPr>
        <w:t>instrumental music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0.541), lyrical music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0.176), television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0.649), or </w:t>
      </w:r>
      <w:r w:rsidR="00F74679">
        <w:rPr>
          <w:rFonts w:ascii="Arial" w:hAnsi="Arial" w:cs="Arial"/>
          <w:color w:val="000000"/>
          <w:sz w:val="22"/>
          <w:szCs w:val="22"/>
        </w:rPr>
        <w:t>the absence of distractions</w:t>
      </w:r>
      <w:r w:rsidR="00AB3618" w:rsidRPr="00AB3618">
        <w:rPr>
          <w:rFonts w:ascii="Arial" w:hAnsi="Arial" w:cs="Arial"/>
          <w:color w:val="000000"/>
          <w:sz w:val="22"/>
          <w:szCs w:val="22"/>
        </w:rPr>
        <w:t xml:space="preserve"> (</w:t>
      </w:r>
      <w:r w:rsidR="00AB3618" w:rsidRPr="00403FC8">
        <w:rPr>
          <w:rFonts w:ascii="Arial" w:hAnsi="Arial" w:cs="Arial"/>
          <w:i/>
          <w:iCs/>
          <w:color w:val="000000"/>
          <w:sz w:val="22"/>
          <w:szCs w:val="22"/>
        </w:rPr>
        <w:t>p</w:t>
      </w:r>
      <w:r w:rsidR="00AB3618" w:rsidRPr="00AB3618">
        <w:rPr>
          <w:rFonts w:ascii="Arial" w:hAnsi="Arial" w:cs="Arial"/>
          <w:color w:val="000000"/>
          <w:sz w:val="22"/>
          <w:szCs w:val="22"/>
        </w:rPr>
        <w:t xml:space="preserve"> = 0.117) </w:t>
      </w:r>
      <w:r w:rsidR="00190451" w:rsidRPr="00A3783C">
        <w:rPr>
          <w:rFonts w:ascii="Arial" w:eastAsia="Arial" w:hAnsi="Arial" w:cs="Arial"/>
          <w:iCs/>
          <w:sz w:val="22"/>
          <w:szCs w:val="22"/>
        </w:rPr>
        <w:t>(</w:t>
      </w:r>
      <w:r w:rsidR="00190451" w:rsidRPr="00190451">
        <w:rPr>
          <w:rFonts w:ascii="Arial" w:eastAsia="Arial" w:hAnsi="Arial" w:cs="Arial"/>
          <w:b/>
          <w:bCs/>
          <w:iCs/>
          <w:sz w:val="22"/>
          <w:szCs w:val="22"/>
        </w:rPr>
        <w:t xml:space="preserve">Figure </w:t>
      </w:r>
      <w:r w:rsidR="00016829">
        <w:rPr>
          <w:rFonts w:ascii="Arial" w:eastAsia="Arial" w:hAnsi="Arial" w:cs="Arial"/>
          <w:b/>
          <w:bCs/>
          <w:iCs/>
          <w:sz w:val="22"/>
          <w:szCs w:val="22"/>
        </w:rPr>
        <w:t>2</w:t>
      </w:r>
      <w:r w:rsidR="00D05AE1">
        <w:rPr>
          <w:rFonts w:ascii="Arial" w:eastAsia="Arial" w:hAnsi="Arial" w:cs="Arial"/>
          <w:b/>
          <w:bCs/>
          <w:iCs/>
          <w:sz w:val="22"/>
          <w:szCs w:val="22"/>
        </w:rPr>
        <w:t>B</w:t>
      </w:r>
      <w:r w:rsidR="00190451" w:rsidRPr="00A3783C">
        <w:rPr>
          <w:rFonts w:ascii="Arial" w:eastAsia="Arial" w:hAnsi="Arial" w:cs="Arial"/>
          <w:iCs/>
          <w:sz w:val="22"/>
          <w:szCs w:val="22"/>
        </w:rPr>
        <w:t>)</w:t>
      </w:r>
      <w:r w:rsidR="00190451">
        <w:rPr>
          <w:rFonts w:ascii="Arial" w:hAnsi="Arial" w:cs="Arial"/>
          <w:color w:val="000000"/>
          <w:sz w:val="22"/>
          <w:szCs w:val="22"/>
        </w:rPr>
        <w:t xml:space="preserve">. </w:t>
      </w:r>
    </w:p>
    <w:p w14:paraId="257642DB" w14:textId="2EDEF958" w:rsidR="000A4EC2" w:rsidRDefault="008506E6"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To</w:t>
      </w:r>
      <w:r w:rsidR="00E60243" w:rsidRPr="00A3783C">
        <w:rPr>
          <w:rFonts w:ascii="Arial" w:hAnsi="Arial" w:cs="Arial"/>
          <w:color w:val="000000"/>
          <w:sz w:val="22"/>
          <w:szCs w:val="22"/>
        </w:rPr>
        <w:t xml:space="preserve"> determine if </w:t>
      </w:r>
      <w:r w:rsidR="004F488B">
        <w:rPr>
          <w:rFonts w:ascii="Arial" w:hAnsi="Arial" w:cs="Arial"/>
          <w:color w:val="000000"/>
          <w:sz w:val="22"/>
          <w:szCs w:val="22"/>
        </w:rPr>
        <w:t xml:space="preserve">electronic distractions </w:t>
      </w:r>
      <w:r>
        <w:rPr>
          <w:rFonts w:ascii="Arial" w:hAnsi="Arial" w:cs="Arial"/>
          <w:color w:val="000000"/>
          <w:sz w:val="22"/>
          <w:szCs w:val="22"/>
        </w:rPr>
        <w:t>affected</w:t>
      </w:r>
      <w:r w:rsidR="00E60243" w:rsidRPr="00A3783C">
        <w:rPr>
          <w:rFonts w:ascii="Arial" w:hAnsi="Arial" w:cs="Arial"/>
          <w:color w:val="000000"/>
          <w:sz w:val="22"/>
          <w:szCs w:val="22"/>
        </w:rPr>
        <w:t xml:space="preserve"> cognitive function, </w:t>
      </w:r>
      <w:r w:rsidR="004F488B">
        <w:rPr>
          <w:rFonts w:ascii="Arial" w:hAnsi="Arial" w:cs="Arial"/>
          <w:color w:val="000000"/>
          <w:sz w:val="22"/>
          <w:szCs w:val="22"/>
        </w:rPr>
        <w:t xml:space="preserve">we </w:t>
      </w:r>
      <w:r w:rsidR="00051E6B" w:rsidRPr="00A3783C">
        <w:rPr>
          <w:rFonts w:ascii="Arial" w:hAnsi="Arial" w:cs="Arial"/>
          <w:color w:val="000000"/>
          <w:sz w:val="22"/>
          <w:szCs w:val="22"/>
        </w:rPr>
        <w:t xml:space="preserve">compared </w:t>
      </w:r>
      <w:r w:rsidR="00E60243" w:rsidRPr="00A3783C">
        <w:rPr>
          <w:rFonts w:ascii="Arial" w:hAnsi="Arial" w:cs="Arial"/>
          <w:color w:val="000000"/>
          <w:sz w:val="22"/>
          <w:szCs w:val="22"/>
        </w:rPr>
        <w:t>subject</w:t>
      </w:r>
      <w:r w:rsidR="004F488B">
        <w:rPr>
          <w:rFonts w:ascii="Arial" w:hAnsi="Arial" w:cs="Arial"/>
          <w:color w:val="000000"/>
          <w:sz w:val="22"/>
          <w:szCs w:val="22"/>
        </w:rPr>
        <w:t>s</w:t>
      </w:r>
      <w:r w:rsidR="005E70CE">
        <w:rPr>
          <w:rFonts w:ascii="Arial" w:hAnsi="Arial" w:cs="Arial"/>
          <w:color w:val="000000"/>
          <w:sz w:val="22"/>
          <w:szCs w:val="22"/>
        </w:rPr>
        <w:t>’</w:t>
      </w:r>
      <w:r w:rsidR="004F488B">
        <w:rPr>
          <w:rFonts w:ascii="Arial" w:hAnsi="Arial" w:cs="Arial"/>
          <w:color w:val="000000"/>
          <w:sz w:val="22"/>
          <w:szCs w:val="22"/>
        </w:rPr>
        <w:t xml:space="preserve"> memory </w:t>
      </w:r>
      <w:r w:rsidR="00E60243" w:rsidRPr="00A3783C">
        <w:rPr>
          <w:rFonts w:ascii="Arial" w:hAnsi="Arial" w:cs="Arial"/>
          <w:color w:val="000000"/>
          <w:sz w:val="22"/>
          <w:szCs w:val="22"/>
        </w:rPr>
        <w:t xml:space="preserve">scores </w:t>
      </w:r>
      <w:r w:rsidR="00A014BF">
        <w:rPr>
          <w:rFonts w:ascii="Arial" w:hAnsi="Arial" w:cs="Arial"/>
          <w:color w:val="000000"/>
          <w:sz w:val="22"/>
          <w:szCs w:val="22"/>
        </w:rPr>
        <w:t>across</w:t>
      </w:r>
      <w:r w:rsidR="004F488B">
        <w:rPr>
          <w:rFonts w:ascii="Arial" w:hAnsi="Arial" w:cs="Arial"/>
          <w:color w:val="000000"/>
          <w:sz w:val="22"/>
          <w:szCs w:val="22"/>
        </w:rPr>
        <w:t xml:space="preserve"> </w:t>
      </w:r>
      <w:r w:rsidR="00E60243" w:rsidRPr="00A3783C">
        <w:rPr>
          <w:rFonts w:ascii="Arial" w:hAnsi="Arial" w:cs="Arial"/>
          <w:color w:val="000000"/>
          <w:sz w:val="22"/>
          <w:szCs w:val="22"/>
        </w:rPr>
        <w:t>distractions</w:t>
      </w:r>
      <w:r w:rsidR="00D225E1" w:rsidRPr="00A3783C">
        <w:rPr>
          <w:rFonts w:ascii="Arial" w:hAnsi="Arial" w:cs="Arial"/>
          <w:color w:val="000000"/>
          <w:sz w:val="22"/>
          <w:szCs w:val="22"/>
        </w:rPr>
        <w:t xml:space="preserve">. </w:t>
      </w:r>
      <w:r w:rsidR="005E70CE">
        <w:rPr>
          <w:rFonts w:ascii="Arial" w:hAnsi="Arial" w:cs="Arial"/>
          <w:color w:val="000000"/>
          <w:sz w:val="22"/>
          <w:szCs w:val="22"/>
        </w:rPr>
        <w:t xml:space="preserve">We </w:t>
      </w:r>
      <w:r w:rsidR="00031E1C">
        <w:rPr>
          <w:rFonts w:ascii="Arial" w:hAnsi="Arial" w:cs="Arial"/>
          <w:color w:val="000000"/>
          <w:sz w:val="22"/>
          <w:szCs w:val="22"/>
        </w:rPr>
        <w:t>found that verbal memory scores were significantly higher in the presence of one distraction (</w:t>
      </w:r>
      <w:r w:rsidR="00031E1C" w:rsidRPr="00403FC8">
        <w:rPr>
          <w:rFonts w:ascii="Arial" w:hAnsi="Arial" w:cs="Arial"/>
          <w:i/>
          <w:iCs/>
          <w:color w:val="000000"/>
          <w:sz w:val="22"/>
          <w:szCs w:val="22"/>
        </w:rPr>
        <w:t xml:space="preserve">p </w:t>
      </w:r>
      <w:r w:rsidR="00031E1C">
        <w:rPr>
          <w:rFonts w:ascii="Arial" w:hAnsi="Arial" w:cs="Arial"/>
          <w:color w:val="000000"/>
          <w:sz w:val="22"/>
          <w:szCs w:val="22"/>
        </w:rPr>
        <w:t>= 0.0005) (</w:t>
      </w:r>
      <w:r w:rsidR="00031E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A</w:t>
      </w:r>
      <w:r w:rsidR="00D05AE1">
        <w:rPr>
          <w:rFonts w:ascii="Arial" w:hAnsi="Arial" w:cs="Arial"/>
          <w:color w:val="000000"/>
          <w:sz w:val="22"/>
          <w:szCs w:val="22"/>
        </w:rPr>
        <w:t>).</w:t>
      </w:r>
      <w:r w:rsidR="00031E1C">
        <w:rPr>
          <w:rFonts w:ascii="Arial" w:hAnsi="Arial" w:cs="Arial"/>
          <w:color w:val="000000"/>
          <w:sz w:val="22"/>
          <w:szCs w:val="22"/>
        </w:rPr>
        <w:t xml:space="preserve"> By individually comparing each distraction, we found that verbal memory scores in silence were considerably higher than in the presence of other distractions. This suggests that </w:t>
      </w:r>
      <w:r w:rsidR="00B63532">
        <w:rPr>
          <w:rFonts w:ascii="Arial" w:hAnsi="Arial" w:cs="Arial"/>
          <w:color w:val="000000"/>
          <w:sz w:val="22"/>
          <w:szCs w:val="22"/>
        </w:rPr>
        <w:t xml:space="preserve">distractions </w:t>
      </w:r>
      <w:r w:rsidR="00031E1C">
        <w:rPr>
          <w:rFonts w:ascii="Arial" w:hAnsi="Arial" w:cs="Arial"/>
          <w:color w:val="000000"/>
          <w:sz w:val="22"/>
          <w:szCs w:val="22"/>
        </w:rPr>
        <w:t xml:space="preserve">negatively affect </w:t>
      </w:r>
      <w:r w:rsidR="00B63532" w:rsidRPr="00A3783C">
        <w:rPr>
          <w:rFonts w:ascii="Arial" w:hAnsi="Arial" w:cs="Arial"/>
          <w:color w:val="000000"/>
          <w:sz w:val="22"/>
          <w:szCs w:val="22"/>
        </w:rPr>
        <w:t>verbal memory</w:t>
      </w:r>
      <w:r w:rsidR="00E60243" w:rsidRPr="00A3783C">
        <w:rPr>
          <w:rFonts w:ascii="Arial" w:hAnsi="Arial" w:cs="Arial"/>
          <w:color w:val="000000"/>
          <w:sz w:val="22"/>
          <w:szCs w:val="22"/>
        </w:rPr>
        <w:t>.</w:t>
      </w:r>
      <w:r w:rsidR="004F488B">
        <w:rPr>
          <w:rFonts w:ascii="Arial" w:hAnsi="Arial" w:cs="Arial"/>
          <w:color w:val="000000"/>
          <w:sz w:val="22"/>
          <w:szCs w:val="22"/>
        </w:rPr>
        <w:t xml:space="preserve"> </w:t>
      </w:r>
      <w:r w:rsidR="005E70CE">
        <w:rPr>
          <w:rFonts w:ascii="Arial" w:hAnsi="Arial" w:cs="Arial"/>
          <w:color w:val="000000"/>
          <w:sz w:val="22"/>
          <w:szCs w:val="22"/>
        </w:rPr>
        <w:t xml:space="preserve">However, we found </w:t>
      </w:r>
      <w:r w:rsidR="005E70CE" w:rsidRPr="00A3783C">
        <w:rPr>
          <w:rFonts w:ascii="Arial" w:hAnsi="Arial" w:cs="Arial"/>
          <w:color w:val="000000"/>
          <w:sz w:val="22"/>
          <w:szCs w:val="22"/>
        </w:rPr>
        <w:t xml:space="preserve">no significant </w:t>
      </w:r>
      <w:r w:rsidR="005E70CE">
        <w:rPr>
          <w:rFonts w:ascii="Arial" w:hAnsi="Arial" w:cs="Arial"/>
          <w:color w:val="000000"/>
          <w:sz w:val="22"/>
          <w:szCs w:val="22"/>
        </w:rPr>
        <w:t xml:space="preserve">impact of distractions on </w:t>
      </w:r>
      <w:r w:rsidR="005E70CE" w:rsidRPr="00A3783C">
        <w:rPr>
          <w:rFonts w:ascii="Arial" w:hAnsi="Arial" w:cs="Arial"/>
          <w:color w:val="000000"/>
          <w:sz w:val="22"/>
          <w:szCs w:val="22"/>
        </w:rPr>
        <w:t>visual memory scores (</w:t>
      </w:r>
      <w:r w:rsidR="005E70CE" w:rsidRPr="00403FC8">
        <w:rPr>
          <w:rFonts w:ascii="Arial" w:hAnsi="Arial" w:cs="Arial"/>
          <w:i/>
          <w:iCs/>
          <w:color w:val="000000"/>
          <w:sz w:val="22"/>
          <w:szCs w:val="22"/>
        </w:rPr>
        <w:t>p</w:t>
      </w:r>
      <w:r w:rsidR="005E70CE" w:rsidRPr="00A3783C">
        <w:rPr>
          <w:rFonts w:ascii="Arial" w:hAnsi="Arial" w:cs="Arial"/>
          <w:color w:val="000000"/>
          <w:sz w:val="22"/>
          <w:szCs w:val="22"/>
        </w:rPr>
        <w:t xml:space="preserve"> = </w:t>
      </w:r>
      <w:r w:rsidR="005E70CE" w:rsidRPr="00A3783C">
        <w:rPr>
          <w:rFonts w:ascii="Arial" w:eastAsia="Arial" w:hAnsi="Arial" w:cs="Arial"/>
          <w:iCs/>
          <w:sz w:val="22"/>
          <w:szCs w:val="22"/>
        </w:rPr>
        <w:t>0.556</w:t>
      </w:r>
      <w:r w:rsidR="005E70CE" w:rsidRPr="00A3783C">
        <w:rPr>
          <w:rFonts w:ascii="Arial" w:hAnsi="Arial" w:cs="Arial"/>
          <w:color w:val="000000"/>
          <w:sz w:val="22"/>
          <w:szCs w:val="22"/>
        </w:rPr>
        <w:t>)</w:t>
      </w:r>
      <w:r w:rsidR="005E70CE">
        <w:rPr>
          <w:rFonts w:ascii="Arial" w:hAnsi="Arial" w:cs="Arial"/>
          <w:color w:val="000000"/>
          <w:sz w:val="22"/>
          <w:szCs w:val="22"/>
        </w:rPr>
        <w:t xml:space="preserve"> </w:t>
      </w:r>
      <w:r w:rsidR="005E70CE" w:rsidRPr="00A3783C">
        <w:rPr>
          <w:rFonts w:ascii="Arial" w:hAnsi="Arial" w:cs="Arial"/>
          <w:color w:val="000000"/>
          <w:sz w:val="22"/>
          <w:szCs w:val="22"/>
        </w:rPr>
        <w:t>(</w:t>
      </w:r>
      <w:r w:rsidR="005E70CE" w:rsidRPr="00C4211C">
        <w:rPr>
          <w:rFonts w:ascii="Arial" w:hAnsi="Arial" w:cs="Arial"/>
          <w:b/>
          <w:bCs/>
          <w:color w:val="000000"/>
          <w:sz w:val="22"/>
          <w:szCs w:val="22"/>
        </w:rPr>
        <w:t xml:space="preserve">Figure </w:t>
      </w:r>
      <w:r w:rsidR="00016829">
        <w:rPr>
          <w:rFonts w:ascii="Arial" w:hAnsi="Arial" w:cs="Arial"/>
          <w:b/>
          <w:bCs/>
          <w:color w:val="000000"/>
          <w:sz w:val="22"/>
          <w:szCs w:val="22"/>
        </w:rPr>
        <w:t>2</w:t>
      </w:r>
      <w:r w:rsidR="005E70CE">
        <w:rPr>
          <w:rFonts w:ascii="Arial" w:hAnsi="Arial" w:cs="Arial"/>
          <w:b/>
          <w:bCs/>
          <w:color w:val="000000"/>
          <w:sz w:val="22"/>
          <w:szCs w:val="22"/>
        </w:rPr>
        <w:t>B</w:t>
      </w:r>
      <w:r w:rsidR="005E70CE" w:rsidRPr="00B63532">
        <w:rPr>
          <w:rFonts w:ascii="Arial" w:hAnsi="Arial" w:cs="Arial"/>
          <w:color w:val="000000"/>
          <w:sz w:val="22"/>
          <w:szCs w:val="22"/>
        </w:rPr>
        <w:t>)</w:t>
      </w:r>
      <w:r w:rsidR="005E70CE">
        <w:rPr>
          <w:rFonts w:ascii="Arial" w:hAnsi="Arial" w:cs="Arial"/>
          <w:color w:val="000000"/>
          <w:sz w:val="22"/>
          <w:szCs w:val="22"/>
        </w:rPr>
        <w:t xml:space="preserve">. </w:t>
      </w:r>
    </w:p>
    <w:p w14:paraId="54EF8797" w14:textId="7FD3C92B" w:rsidR="000A4EC2" w:rsidRDefault="005136ED"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We </w:t>
      </w:r>
      <w:r w:rsidR="00051E6B" w:rsidRPr="00A3783C">
        <w:rPr>
          <w:rFonts w:ascii="Arial" w:hAnsi="Arial" w:cs="Arial"/>
          <w:color w:val="000000"/>
          <w:sz w:val="22"/>
          <w:szCs w:val="22"/>
        </w:rPr>
        <w:t xml:space="preserve">also </w:t>
      </w:r>
      <w:r w:rsidR="0081399B">
        <w:rPr>
          <w:rFonts w:ascii="Arial" w:hAnsi="Arial" w:cs="Arial"/>
          <w:color w:val="000000"/>
          <w:sz w:val="22"/>
          <w:szCs w:val="22"/>
        </w:rPr>
        <w:t xml:space="preserve">tested for </w:t>
      </w:r>
      <w:r w:rsidR="00C27A29" w:rsidRPr="00A3783C">
        <w:rPr>
          <w:rFonts w:ascii="Arial" w:hAnsi="Arial" w:cs="Arial"/>
          <w:color w:val="000000"/>
          <w:sz w:val="22"/>
          <w:szCs w:val="22"/>
        </w:rPr>
        <w:t xml:space="preserve">any significant </w:t>
      </w:r>
      <w:r>
        <w:rPr>
          <w:rFonts w:ascii="Arial" w:hAnsi="Arial" w:cs="Arial"/>
          <w:color w:val="000000"/>
          <w:sz w:val="22"/>
          <w:szCs w:val="22"/>
        </w:rPr>
        <w:t xml:space="preserve">impact of subject gender or grade on memory </w:t>
      </w:r>
      <w:r w:rsidR="00C27A29" w:rsidRPr="00A3783C">
        <w:rPr>
          <w:rFonts w:ascii="Arial" w:hAnsi="Arial" w:cs="Arial"/>
          <w:color w:val="000000"/>
          <w:sz w:val="22"/>
          <w:szCs w:val="22"/>
        </w:rPr>
        <w:t>score</w:t>
      </w:r>
      <w:r>
        <w:rPr>
          <w:rFonts w:ascii="Arial" w:hAnsi="Arial" w:cs="Arial"/>
          <w:color w:val="000000"/>
          <w:sz w:val="22"/>
          <w:szCs w:val="22"/>
        </w:rPr>
        <w:t>s</w:t>
      </w:r>
      <w:r w:rsidR="0081399B">
        <w:rPr>
          <w:rFonts w:ascii="Arial" w:hAnsi="Arial" w:cs="Arial"/>
          <w:color w:val="000000"/>
          <w:sz w:val="22"/>
          <w:szCs w:val="22"/>
        </w:rPr>
        <w:t xml:space="preserve"> by comparing </w:t>
      </w:r>
      <w:r w:rsidR="008A51C7">
        <w:rPr>
          <w:rFonts w:ascii="Arial" w:hAnsi="Arial" w:cs="Arial"/>
          <w:color w:val="000000"/>
          <w:sz w:val="22"/>
          <w:szCs w:val="22"/>
        </w:rPr>
        <w:t xml:space="preserve">the memory scores of </w:t>
      </w:r>
      <w:r w:rsidR="00051E6B" w:rsidRPr="00A3783C">
        <w:rPr>
          <w:rFonts w:ascii="Arial" w:hAnsi="Arial" w:cs="Arial"/>
          <w:color w:val="000000"/>
          <w:sz w:val="22"/>
          <w:szCs w:val="22"/>
        </w:rPr>
        <w:t xml:space="preserve">female and male </w:t>
      </w:r>
      <w:r w:rsidR="008A51C7">
        <w:rPr>
          <w:rFonts w:ascii="Arial" w:hAnsi="Arial" w:cs="Arial"/>
          <w:color w:val="000000"/>
          <w:sz w:val="22"/>
          <w:szCs w:val="22"/>
        </w:rPr>
        <w:t xml:space="preserve">subjects </w:t>
      </w:r>
      <w:r w:rsidR="00051E6B" w:rsidRPr="00A3783C">
        <w:rPr>
          <w:rFonts w:ascii="Arial" w:hAnsi="Arial" w:cs="Arial"/>
          <w:color w:val="000000"/>
          <w:sz w:val="22"/>
          <w:szCs w:val="22"/>
        </w:rPr>
        <w:t>in the presence of each distraction</w:t>
      </w:r>
      <w:r w:rsidR="00AE25C1">
        <w:rPr>
          <w:rFonts w:ascii="Arial" w:hAnsi="Arial" w:cs="Arial"/>
          <w:color w:val="000000"/>
          <w:sz w:val="22"/>
          <w:szCs w:val="22"/>
        </w:rPr>
        <w:t xml:space="preserve"> using</w:t>
      </w:r>
      <w:r w:rsidR="00456556">
        <w:rPr>
          <w:rFonts w:ascii="Arial" w:hAnsi="Arial" w:cs="Arial"/>
          <w:color w:val="000000"/>
          <w:sz w:val="22"/>
          <w:szCs w:val="22"/>
        </w:rPr>
        <w:t xml:space="preserve"> t-test</w:t>
      </w:r>
      <w:r w:rsidR="00AE25C1">
        <w:rPr>
          <w:rFonts w:ascii="Arial" w:hAnsi="Arial" w:cs="Arial"/>
          <w:color w:val="000000"/>
          <w:sz w:val="22"/>
          <w:szCs w:val="22"/>
        </w:rPr>
        <w:t>s</w:t>
      </w:r>
      <w:r w:rsidR="008A51C7">
        <w:rPr>
          <w:rFonts w:ascii="Arial" w:hAnsi="Arial" w:cs="Arial"/>
          <w:color w:val="000000"/>
          <w:sz w:val="22"/>
          <w:szCs w:val="22"/>
        </w:rPr>
        <w:t xml:space="preserve">. </w:t>
      </w:r>
      <w:r w:rsidR="00E35EE4" w:rsidRPr="00A3783C">
        <w:rPr>
          <w:rFonts w:ascii="Arial" w:hAnsi="Arial" w:cs="Arial"/>
          <w:color w:val="000000"/>
          <w:sz w:val="22"/>
          <w:szCs w:val="22"/>
        </w:rPr>
        <w:t xml:space="preserve">For verbal memory, there was no significant difference between </w:t>
      </w:r>
      <w:r w:rsidR="008A51C7">
        <w:rPr>
          <w:rFonts w:ascii="Arial" w:hAnsi="Arial" w:cs="Arial"/>
          <w:color w:val="000000"/>
          <w:sz w:val="22"/>
          <w:szCs w:val="22"/>
        </w:rPr>
        <w:t xml:space="preserve">the </w:t>
      </w:r>
      <w:r w:rsidR="00E35EE4" w:rsidRPr="00A3783C">
        <w:rPr>
          <w:rFonts w:ascii="Arial" w:hAnsi="Arial" w:cs="Arial"/>
          <w:color w:val="000000"/>
          <w:sz w:val="22"/>
          <w:szCs w:val="22"/>
        </w:rPr>
        <w:t xml:space="preserve">scores </w:t>
      </w:r>
      <w:r w:rsidR="008A51C7">
        <w:rPr>
          <w:rFonts w:ascii="Arial" w:hAnsi="Arial" w:cs="Arial"/>
          <w:color w:val="000000"/>
          <w:sz w:val="22"/>
          <w:szCs w:val="22"/>
        </w:rPr>
        <w:t xml:space="preserve">of female and male participants </w:t>
      </w:r>
      <w:r w:rsidR="00C15DAB">
        <w:rPr>
          <w:rFonts w:ascii="Arial" w:hAnsi="Arial" w:cs="Arial"/>
          <w:color w:val="000000"/>
          <w:sz w:val="22"/>
          <w:szCs w:val="22"/>
        </w:rPr>
        <w:t>with no distractions present</w:t>
      </w:r>
      <w:r w:rsidR="00E35EE4" w:rsidRPr="00A3783C">
        <w:rPr>
          <w:rFonts w:ascii="Arial" w:hAnsi="Arial" w:cs="Arial"/>
          <w:color w:val="000000"/>
          <w:sz w:val="22"/>
          <w:szCs w:val="22"/>
        </w:rPr>
        <w:t xml:space="preserve"> (t = 0.168,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0.860), </w:t>
      </w:r>
      <w:r w:rsidR="00C15DAB">
        <w:rPr>
          <w:rFonts w:ascii="Arial" w:hAnsi="Arial" w:cs="Arial"/>
          <w:color w:val="000000"/>
          <w:sz w:val="22"/>
          <w:szCs w:val="22"/>
        </w:rPr>
        <w:t xml:space="preserve">while listening to </w:t>
      </w:r>
      <w:r w:rsidR="00E35EE4" w:rsidRPr="00A3783C">
        <w:rPr>
          <w:rFonts w:ascii="Arial" w:hAnsi="Arial" w:cs="Arial"/>
          <w:color w:val="000000"/>
          <w:sz w:val="22"/>
          <w:szCs w:val="22"/>
        </w:rPr>
        <w:t>lyrical music (</w:t>
      </w:r>
      <w:commentRangeStart w:id="0"/>
      <w:r w:rsidR="00E35EE4" w:rsidRPr="00A3783C">
        <w:rPr>
          <w:rFonts w:ascii="Arial" w:hAnsi="Arial" w:cs="Arial"/>
          <w:color w:val="000000"/>
          <w:sz w:val="22"/>
          <w:szCs w:val="22"/>
        </w:rPr>
        <w:t>t = 0.414</w:t>
      </w:r>
      <w:commentRangeEnd w:id="0"/>
      <w:r w:rsidR="0015667D">
        <w:rPr>
          <w:rStyle w:val="CommentReference"/>
        </w:rPr>
        <w:commentReference w:id="0"/>
      </w:r>
      <w:r w:rsidR="00E35EE4" w:rsidRPr="00A3783C">
        <w:rPr>
          <w:rFonts w:ascii="Arial" w:hAnsi="Arial" w:cs="Arial"/>
          <w:color w:val="000000"/>
          <w:sz w:val="22"/>
          <w:szCs w:val="22"/>
        </w:rPr>
        <w:t xml:space="preserve">,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0.671), instrumental music (t = 1.162,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0.109), or </w:t>
      </w:r>
      <w:r w:rsidR="00505A3F">
        <w:rPr>
          <w:rFonts w:ascii="Arial" w:hAnsi="Arial" w:cs="Arial"/>
          <w:color w:val="000000"/>
          <w:sz w:val="22"/>
          <w:szCs w:val="22"/>
        </w:rPr>
        <w:t xml:space="preserve">watching </w:t>
      </w:r>
      <w:r w:rsidR="00E35EE4" w:rsidRPr="00A3783C">
        <w:rPr>
          <w:rFonts w:ascii="Arial" w:hAnsi="Arial" w:cs="Arial"/>
          <w:color w:val="000000"/>
          <w:sz w:val="22"/>
          <w:szCs w:val="22"/>
        </w:rPr>
        <w:t xml:space="preserve">television (t = 0.253,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0.791)</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C</w:t>
      </w:r>
      <w:r w:rsidR="00FA332F" w:rsidRPr="00A3783C">
        <w:rPr>
          <w:rFonts w:ascii="Arial" w:hAnsi="Arial" w:cs="Arial"/>
          <w:color w:val="000000"/>
          <w:sz w:val="22"/>
          <w:szCs w:val="22"/>
        </w:rPr>
        <w:t>)</w:t>
      </w:r>
      <w:r w:rsidR="00E35EE4" w:rsidRPr="00A3783C">
        <w:rPr>
          <w:rFonts w:ascii="Arial" w:hAnsi="Arial" w:cs="Arial"/>
          <w:color w:val="000000"/>
          <w:sz w:val="22"/>
          <w:szCs w:val="22"/>
        </w:rPr>
        <w:t xml:space="preserve">. </w:t>
      </w:r>
      <w:r w:rsidR="00505A3F">
        <w:rPr>
          <w:rFonts w:ascii="Arial" w:hAnsi="Arial" w:cs="Arial"/>
          <w:color w:val="000000"/>
          <w:sz w:val="22"/>
          <w:szCs w:val="22"/>
        </w:rPr>
        <w:t xml:space="preserve">Male participants had significantly higher visual memory </w:t>
      </w:r>
      <w:r w:rsidR="00E35EE4" w:rsidRPr="00A3783C">
        <w:rPr>
          <w:rFonts w:ascii="Arial" w:hAnsi="Arial" w:cs="Arial"/>
          <w:color w:val="000000"/>
          <w:sz w:val="22"/>
          <w:szCs w:val="22"/>
        </w:rPr>
        <w:t xml:space="preserve">scores </w:t>
      </w:r>
      <w:r w:rsidR="00505A3F">
        <w:rPr>
          <w:rFonts w:ascii="Arial" w:hAnsi="Arial" w:cs="Arial"/>
          <w:color w:val="000000"/>
          <w:sz w:val="22"/>
          <w:szCs w:val="22"/>
        </w:rPr>
        <w:t>when listening to</w:t>
      </w:r>
      <w:r w:rsidR="00E35EE4" w:rsidRPr="00A3783C">
        <w:rPr>
          <w:rFonts w:ascii="Arial" w:hAnsi="Arial" w:cs="Arial"/>
          <w:color w:val="000000"/>
          <w:sz w:val="22"/>
          <w:szCs w:val="22"/>
        </w:rPr>
        <w:t xml:space="preserve"> instrumental music (t = 3.262,</w:t>
      </w:r>
      <w:r w:rsidR="00E35EE4" w:rsidRPr="00403FC8">
        <w:rPr>
          <w:rFonts w:ascii="Arial" w:hAnsi="Arial" w:cs="Arial"/>
          <w:i/>
          <w:iCs/>
          <w:color w:val="000000"/>
          <w:sz w:val="22"/>
          <w:szCs w:val="22"/>
        </w:rPr>
        <w:t xml:space="preserve"> p</w:t>
      </w:r>
      <w:r w:rsidR="00E35EE4" w:rsidRPr="00A3783C">
        <w:rPr>
          <w:rFonts w:ascii="Arial" w:hAnsi="Arial" w:cs="Arial"/>
          <w:color w:val="000000"/>
          <w:sz w:val="22"/>
          <w:szCs w:val="22"/>
        </w:rPr>
        <w:t xml:space="preserve"> = 0.002)</w:t>
      </w:r>
      <w:r w:rsidR="00136355">
        <w:rPr>
          <w:rFonts w:ascii="Arial" w:hAnsi="Arial" w:cs="Arial"/>
          <w:color w:val="000000"/>
          <w:sz w:val="22"/>
          <w:szCs w:val="22"/>
        </w:rPr>
        <w:t xml:space="preserve"> </w:t>
      </w:r>
      <w:r w:rsidR="00136355" w:rsidRPr="00A3783C">
        <w:rPr>
          <w:rFonts w:ascii="Arial" w:hAnsi="Arial" w:cs="Arial"/>
          <w:color w:val="000000"/>
          <w:sz w:val="22"/>
          <w:szCs w:val="22"/>
        </w:rPr>
        <w:t>(</w:t>
      </w:r>
      <w:r w:rsidR="00136355"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D</w:t>
      </w:r>
      <w:r w:rsidR="00136355" w:rsidRPr="00A3783C">
        <w:rPr>
          <w:rFonts w:ascii="Arial" w:hAnsi="Arial" w:cs="Arial"/>
          <w:color w:val="000000"/>
          <w:sz w:val="22"/>
          <w:szCs w:val="22"/>
        </w:rPr>
        <w:t>)</w:t>
      </w:r>
      <w:r w:rsidR="008A51C7">
        <w:rPr>
          <w:rFonts w:ascii="Arial" w:hAnsi="Arial" w:cs="Arial"/>
          <w:color w:val="000000"/>
          <w:sz w:val="22"/>
          <w:szCs w:val="22"/>
        </w:rPr>
        <w:t xml:space="preserve">. </w:t>
      </w:r>
      <w:r w:rsidR="00505A3F">
        <w:rPr>
          <w:rFonts w:ascii="Arial" w:hAnsi="Arial" w:cs="Arial"/>
          <w:color w:val="000000"/>
          <w:sz w:val="22"/>
          <w:szCs w:val="22"/>
        </w:rPr>
        <w:t>However, f</w:t>
      </w:r>
      <w:r w:rsidR="008A51C7">
        <w:rPr>
          <w:rFonts w:ascii="Arial" w:hAnsi="Arial" w:cs="Arial"/>
          <w:color w:val="000000"/>
          <w:sz w:val="22"/>
          <w:szCs w:val="22"/>
        </w:rPr>
        <w:t>or all other</w:t>
      </w:r>
      <w:r w:rsidR="00C51B41">
        <w:rPr>
          <w:rFonts w:ascii="Arial" w:hAnsi="Arial" w:cs="Arial"/>
          <w:color w:val="000000"/>
          <w:sz w:val="22"/>
          <w:szCs w:val="22"/>
        </w:rPr>
        <w:t xml:space="preserve"> distractions,</w:t>
      </w:r>
      <w:r w:rsidR="008A51C7">
        <w:rPr>
          <w:rFonts w:ascii="Arial" w:hAnsi="Arial" w:cs="Arial"/>
          <w:color w:val="000000"/>
          <w:sz w:val="22"/>
          <w:szCs w:val="22"/>
        </w:rPr>
        <w:t xml:space="preserve"> there was no significant difference</w:t>
      </w:r>
      <w:r w:rsidR="00136355">
        <w:rPr>
          <w:rFonts w:ascii="Arial" w:hAnsi="Arial" w:cs="Arial"/>
          <w:color w:val="000000"/>
          <w:sz w:val="22"/>
          <w:szCs w:val="22"/>
        </w:rPr>
        <w:t xml:space="preserve"> in visual memory scores between male and female participants</w:t>
      </w:r>
      <w:r w:rsidR="008A51C7">
        <w:rPr>
          <w:rFonts w:ascii="Arial" w:hAnsi="Arial" w:cs="Arial"/>
          <w:color w:val="000000"/>
          <w:sz w:val="22"/>
          <w:szCs w:val="22"/>
        </w:rPr>
        <w:t xml:space="preserve">: in the absence of distractions </w:t>
      </w:r>
      <w:r w:rsidR="00E35EE4" w:rsidRPr="00A3783C">
        <w:rPr>
          <w:rFonts w:ascii="Arial" w:hAnsi="Arial" w:cs="Arial"/>
          <w:color w:val="000000"/>
          <w:sz w:val="22"/>
          <w:szCs w:val="22"/>
        </w:rPr>
        <w:t xml:space="preserve">(t = 1.400,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0.152),</w:t>
      </w:r>
      <w:r w:rsidR="008A51C7">
        <w:rPr>
          <w:rFonts w:ascii="Arial" w:hAnsi="Arial" w:cs="Arial"/>
          <w:color w:val="000000"/>
          <w:sz w:val="22"/>
          <w:szCs w:val="22"/>
        </w:rPr>
        <w:t xml:space="preserve"> when listening to</w:t>
      </w:r>
      <w:r w:rsidR="00E35EE4" w:rsidRPr="00A3783C">
        <w:rPr>
          <w:rFonts w:ascii="Arial" w:hAnsi="Arial" w:cs="Arial"/>
          <w:color w:val="000000"/>
          <w:sz w:val="22"/>
          <w:szCs w:val="22"/>
        </w:rPr>
        <w:t xml:space="preserve"> lyrical music (t = 0.449,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0.641), or </w:t>
      </w:r>
      <w:r w:rsidR="00505A3F">
        <w:rPr>
          <w:rFonts w:ascii="Arial" w:hAnsi="Arial" w:cs="Arial"/>
          <w:color w:val="000000"/>
          <w:sz w:val="22"/>
          <w:szCs w:val="22"/>
        </w:rPr>
        <w:t xml:space="preserve">watching </w:t>
      </w:r>
      <w:r w:rsidR="00E35EE4" w:rsidRPr="00A3783C">
        <w:rPr>
          <w:rFonts w:ascii="Arial" w:hAnsi="Arial" w:cs="Arial"/>
          <w:color w:val="000000"/>
          <w:sz w:val="22"/>
          <w:szCs w:val="22"/>
        </w:rPr>
        <w:t xml:space="preserve">television (t = 1.301, </w:t>
      </w:r>
      <w:r w:rsidR="00E35EE4" w:rsidRPr="00403FC8">
        <w:rPr>
          <w:rFonts w:ascii="Arial" w:hAnsi="Arial" w:cs="Arial"/>
          <w:i/>
          <w:iCs/>
          <w:color w:val="000000"/>
          <w:sz w:val="22"/>
          <w:szCs w:val="22"/>
        </w:rPr>
        <w:t>p</w:t>
      </w:r>
      <w:r w:rsidR="00E35EE4" w:rsidRPr="00A3783C">
        <w:rPr>
          <w:rFonts w:ascii="Arial" w:hAnsi="Arial" w:cs="Arial"/>
          <w:color w:val="000000"/>
          <w:sz w:val="22"/>
          <w:szCs w:val="22"/>
        </w:rPr>
        <w:t xml:space="preserve"> = 0.257)</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D</w:t>
      </w:r>
      <w:r w:rsidR="00FA332F" w:rsidRPr="00A3783C">
        <w:rPr>
          <w:rFonts w:ascii="Arial" w:hAnsi="Arial" w:cs="Arial"/>
          <w:color w:val="000000"/>
          <w:sz w:val="22"/>
          <w:szCs w:val="22"/>
        </w:rPr>
        <w:t>)</w:t>
      </w:r>
      <w:r w:rsidR="00E35EE4" w:rsidRPr="00A3783C">
        <w:rPr>
          <w:rFonts w:ascii="Arial" w:hAnsi="Arial" w:cs="Arial"/>
          <w:color w:val="000000"/>
          <w:sz w:val="22"/>
          <w:szCs w:val="22"/>
        </w:rPr>
        <w:t xml:space="preserve">. </w:t>
      </w:r>
    </w:p>
    <w:p w14:paraId="6CB97FC2" w14:textId="4C3DFA82" w:rsidR="000A4EC2" w:rsidRDefault="003A5C40"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lastRenderedPageBreak/>
        <w:t>We conducted similar testing</w:t>
      </w:r>
      <w:r w:rsidR="00D241CA">
        <w:rPr>
          <w:rFonts w:ascii="Arial" w:hAnsi="Arial" w:cs="Arial"/>
          <w:color w:val="000000"/>
          <w:sz w:val="22"/>
          <w:szCs w:val="22"/>
        </w:rPr>
        <w:t xml:space="preserve"> </w:t>
      </w:r>
      <w:r w:rsidR="00AE25C1">
        <w:rPr>
          <w:rFonts w:ascii="Arial" w:hAnsi="Arial" w:cs="Arial"/>
          <w:color w:val="000000"/>
          <w:sz w:val="22"/>
          <w:szCs w:val="22"/>
        </w:rPr>
        <w:t>using ANOVAs</w:t>
      </w:r>
      <w:r>
        <w:rPr>
          <w:rFonts w:ascii="Arial" w:hAnsi="Arial" w:cs="Arial"/>
          <w:color w:val="000000"/>
          <w:sz w:val="22"/>
          <w:szCs w:val="22"/>
        </w:rPr>
        <w:t xml:space="preserve"> t</w:t>
      </w:r>
      <w:r w:rsidR="005D48D9" w:rsidRPr="00A3783C">
        <w:rPr>
          <w:rFonts w:ascii="Arial" w:hAnsi="Arial" w:cs="Arial"/>
          <w:color w:val="000000"/>
          <w:sz w:val="22"/>
          <w:szCs w:val="22"/>
        </w:rPr>
        <w:t>o see</w:t>
      </w:r>
      <w:r w:rsidR="004C63F8" w:rsidRPr="00A3783C">
        <w:rPr>
          <w:rFonts w:ascii="Arial" w:hAnsi="Arial" w:cs="Arial"/>
          <w:color w:val="000000"/>
          <w:sz w:val="22"/>
          <w:szCs w:val="22"/>
        </w:rPr>
        <w:t xml:space="preserve"> if</w:t>
      </w:r>
      <w:r>
        <w:rPr>
          <w:rFonts w:ascii="Arial" w:hAnsi="Arial" w:cs="Arial"/>
          <w:color w:val="000000"/>
          <w:sz w:val="22"/>
          <w:szCs w:val="22"/>
        </w:rPr>
        <w:t xml:space="preserve"> subjects of any one grade had significantly different memory scores</w:t>
      </w:r>
      <w:r w:rsidR="00BE673E" w:rsidRPr="00A3783C">
        <w:rPr>
          <w:rFonts w:ascii="Arial" w:hAnsi="Arial" w:cs="Arial"/>
          <w:color w:val="000000"/>
          <w:sz w:val="22"/>
          <w:szCs w:val="22"/>
        </w:rPr>
        <w:t xml:space="preserve">. For verbal memory, there was no significant difference </w:t>
      </w:r>
      <w:r w:rsidR="00051E6B" w:rsidRPr="00A3783C">
        <w:rPr>
          <w:rFonts w:ascii="Arial" w:hAnsi="Arial" w:cs="Arial"/>
          <w:color w:val="000000"/>
          <w:sz w:val="22"/>
          <w:szCs w:val="22"/>
        </w:rPr>
        <w:t xml:space="preserve">between </w:t>
      </w:r>
      <w:r w:rsidR="00D66633">
        <w:rPr>
          <w:rFonts w:ascii="Arial" w:hAnsi="Arial" w:cs="Arial"/>
          <w:color w:val="000000"/>
          <w:sz w:val="22"/>
          <w:szCs w:val="22"/>
        </w:rPr>
        <w:t>grades</w:t>
      </w:r>
      <w:r w:rsidR="0007517C">
        <w:rPr>
          <w:rFonts w:ascii="Arial" w:hAnsi="Arial" w:cs="Arial"/>
          <w:color w:val="000000"/>
          <w:sz w:val="22"/>
          <w:szCs w:val="22"/>
        </w:rPr>
        <w:t xml:space="preserve"> in the absence of distractions</w:t>
      </w:r>
      <w:r w:rsidR="00BE673E" w:rsidRPr="00A3783C">
        <w:rPr>
          <w:rFonts w:ascii="Arial" w:hAnsi="Arial" w:cs="Arial"/>
          <w:color w:val="000000"/>
          <w:sz w:val="22"/>
          <w:szCs w:val="22"/>
        </w:rPr>
        <w:t xml:space="preserve"> (</w:t>
      </w:r>
      <w:r w:rsidR="00DC2B2E" w:rsidRPr="00A3783C">
        <w:rPr>
          <w:rFonts w:ascii="Arial" w:hAnsi="Arial" w:cs="Arial"/>
          <w:color w:val="000000"/>
          <w:sz w:val="22"/>
          <w:szCs w:val="22"/>
        </w:rPr>
        <w:t xml:space="preserve">F = 0.862,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0.470</w:t>
      </w:r>
      <w:r w:rsidR="00BE673E" w:rsidRPr="00A3783C">
        <w:rPr>
          <w:rFonts w:ascii="Arial" w:hAnsi="Arial" w:cs="Arial"/>
          <w:color w:val="000000"/>
          <w:sz w:val="22"/>
          <w:szCs w:val="22"/>
        </w:rPr>
        <w:t>),</w:t>
      </w:r>
      <w:r w:rsidR="00074497" w:rsidRPr="00A3783C">
        <w:rPr>
          <w:rFonts w:ascii="Arial" w:hAnsi="Arial" w:cs="Arial"/>
          <w:color w:val="000000"/>
          <w:sz w:val="22"/>
          <w:szCs w:val="22"/>
        </w:rPr>
        <w:t xml:space="preserve"> </w:t>
      </w:r>
      <w:r w:rsidR="0007517C">
        <w:rPr>
          <w:rFonts w:ascii="Arial" w:hAnsi="Arial" w:cs="Arial"/>
          <w:color w:val="000000"/>
          <w:sz w:val="22"/>
          <w:szCs w:val="22"/>
        </w:rPr>
        <w:t xml:space="preserve">when listening to </w:t>
      </w:r>
      <w:r w:rsidR="00074497" w:rsidRPr="00A3783C">
        <w:rPr>
          <w:rFonts w:ascii="Arial" w:hAnsi="Arial" w:cs="Arial"/>
          <w:color w:val="000000"/>
          <w:sz w:val="22"/>
          <w:szCs w:val="22"/>
        </w:rPr>
        <w:t>lyrical music (</w:t>
      </w:r>
      <w:r w:rsidR="00DC2B2E" w:rsidRPr="00A3783C">
        <w:rPr>
          <w:rFonts w:ascii="Arial" w:hAnsi="Arial" w:cs="Arial"/>
          <w:color w:val="000000"/>
          <w:sz w:val="22"/>
          <w:szCs w:val="22"/>
        </w:rPr>
        <w:t xml:space="preserve">F = -4.757,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1.000</w:t>
      </w:r>
      <w:r w:rsidR="00074497" w:rsidRPr="00A3783C">
        <w:rPr>
          <w:rFonts w:ascii="Arial" w:hAnsi="Arial" w:cs="Arial"/>
          <w:color w:val="000000"/>
          <w:sz w:val="22"/>
          <w:szCs w:val="22"/>
        </w:rPr>
        <w:t>),</w:t>
      </w:r>
      <w:r w:rsidR="00BE673E" w:rsidRPr="00A3783C">
        <w:rPr>
          <w:rFonts w:ascii="Arial" w:hAnsi="Arial" w:cs="Arial"/>
          <w:color w:val="000000"/>
          <w:sz w:val="22"/>
          <w:szCs w:val="22"/>
        </w:rPr>
        <w:t xml:space="preserve"> instrumental music (F = 1.184,</w:t>
      </w:r>
      <w:r w:rsidR="00BE673E" w:rsidRPr="00403FC8">
        <w:rPr>
          <w:rFonts w:ascii="Arial" w:hAnsi="Arial" w:cs="Arial"/>
          <w:i/>
          <w:iCs/>
          <w:color w:val="000000"/>
          <w:sz w:val="22"/>
          <w:szCs w:val="22"/>
        </w:rPr>
        <w:t xml:space="preserve"> p</w:t>
      </w:r>
      <w:r w:rsidR="00BE673E" w:rsidRPr="00A3783C">
        <w:rPr>
          <w:rFonts w:ascii="Arial" w:hAnsi="Arial" w:cs="Arial"/>
          <w:color w:val="000000"/>
          <w:sz w:val="22"/>
          <w:szCs w:val="22"/>
        </w:rPr>
        <w:t xml:space="preserve"> = 0.330), or </w:t>
      </w:r>
      <w:r w:rsidR="0007517C">
        <w:rPr>
          <w:rFonts w:ascii="Arial" w:hAnsi="Arial" w:cs="Arial"/>
          <w:color w:val="000000"/>
          <w:sz w:val="22"/>
          <w:szCs w:val="22"/>
        </w:rPr>
        <w:t xml:space="preserve">watching </w:t>
      </w:r>
      <w:r w:rsidR="00BE673E" w:rsidRPr="00A3783C">
        <w:rPr>
          <w:rFonts w:ascii="Arial" w:hAnsi="Arial" w:cs="Arial"/>
          <w:color w:val="000000"/>
          <w:sz w:val="22"/>
          <w:szCs w:val="22"/>
        </w:rPr>
        <w:t xml:space="preserve">television (F = 1.933,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0.143)</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E</w:t>
      </w:r>
      <w:r w:rsidR="00FA332F" w:rsidRPr="00A3783C">
        <w:rPr>
          <w:rFonts w:ascii="Arial" w:hAnsi="Arial" w:cs="Arial"/>
          <w:color w:val="000000"/>
          <w:sz w:val="22"/>
          <w:szCs w:val="22"/>
        </w:rPr>
        <w:t>)</w:t>
      </w:r>
      <w:r w:rsidR="00BE673E" w:rsidRPr="00A3783C">
        <w:rPr>
          <w:rFonts w:ascii="Arial" w:hAnsi="Arial" w:cs="Arial"/>
          <w:color w:val="000000"/>
          <w:sz w:val="22"/>
          <w:szCs w:val="22"/>
        </w:rPr>
        <w:t>. Similarly</w:t>
      </w:r>
      <w:r w:rsidR="009F4AAB" w:rsidRPr="00A3783C">
        <w:rPr>
          <w:rFonts w:ascii="Arial" w:hAnsi="Arial" w:cs="Arial"/>
          <w:color w:val="000000"/>
          <w:sz w:val="22"/>
          <w:szCs w:val="22"/>
        </w:rPr>
        <w:t>,</w:t>
      </w:r>
      <w:r w:rsidR="00BE673E" w:rsidRPr="00A3783C">
        <w:rPr>
          <w:rFonts w:ascii="Arial" w:hAnsi="Arial" w:cs="Arial"/>
          <w:color w:val="000000"/>
          <w:sz w:val="22"/>
          <w:szCs w:val="22"/>
        </w:rPr>
        <w:t xml:space="preserve"> for visual memory, there were no significant differences </w:t>
      </w:r>
      <w:r w:rsidR="005A6D50">
        <w:rPr>
          <w:rFonts w:ascii="Arial" w:hAnsi="Arial" w:cs="Arial"/>
          <w:color w:val="000000"/>
          <w:sz w:val="22"/>
          <w:szCs w:val="22"/>
        </w:rPr>
        <w:t xml:space="preserve">in subject scores </w:t>
      </w:r>
      <w:r w:rsidR="00051E6B" w:rsidRPr="00A3783C">
        <w:rPr>
          <w:rFonts w:ascii="Arial" w:hAnsi="Arial" w:cs="Arial"/>
          <w:color w:val="000000"/>
          <w:sz w:val="22"/>
          <w:szCs w:val="22"/>
        </w:rPr>
        <w:t>between</w:t>
      </w:r>
      <w:r w:rsidR="00BE673E" w:rsidRPr="00A3783C">
        <w:rPr>
          <w:rFonts w:ascii="Arial" w:hAnsi="Arial" w:cs="Arial"/>
          <w:color w:val="000000"/>
          <w:sz w:val="22"/>
          <w:szCs w:val="22"/>
        </w:rPr>
        <w:t xml:space="preserve"> </w:t>
      </w:r>
      <w:r w:rsidR="00D66633">
        <w:rPr>
          <w:rFonts w:ascii="Arial" w:hAnsi="Arial" w:cs="Arial"/>
          <w:color w:val="000000"/>
          <w:sz w:val="22"/>
          <w:szCs w:val="22"/>
        </w:rPr>
        <w:t xml:space="preserve">grades </w:t>
      </w:r>
      <w:r w:rsidR="00C15DAB">
        <w:rPr>
          <w:rFonts w:ascii="Arial" w:hAnsi="Arial" w:cs="Arial"/>
          <w:color w:val="000000"/>
          <w:sz w:val="22"/>
          <w:szCs w:val="22"/>
        </w:rPr>
        <w:t xml:space="preserve">in </w:t>
      </w:r>
      <w:r w:rsidR="005A6D50">
        <w:rPr>
          <w:rFonts w:ascii="Arial" w:hAnsi="Arial" w:cs="Arial"/>
          <w:color w:val="000000"/>
          <w:sz w:val="22"/>
          <w:szCs w:val="22"/>
        </w:rPr>
        <w:t>the absence of distraction</w:t>
      </w:r>
      <w:r w:rsidR="00D05AE1">
        <w:rPr>
          <w:rFonts w:ascii="Arial" w:hAnsi="Arial" w:cs="Arial"/>
          <w:color w:val="000000"/>
          <w:sz w:val="22"/>
          <w:szCs w:val="22"/>
        </w:rPr>
        <w:t>s</w:t>
      </w:r>
      <w:r w:rsidR="005A6D50">
        <w:rPr>
          <w:rFonts w:ascii="Arial" w:hAnsi="Arial" w:cs="Arial"/>
          <w:color w:val="000000"/>
          <w:sz w:val="22"/>
          <w:szCs w:val="22"/>
        </w:rPr>
        <w:t xml:space="preserve"> </w:t>
      </w:r>
      <w:r w:rsidR="00BE673E" w:rsidRPr="00A3783C">
        <w:rPr>
          <w:rFonts w:ascii="Arial" w:hAnsi="Arial" w:cs="Arial"/>
          <w:color w:val="000000"/>
          <w:sz w:val="22"/>
          <w:szCs w:val="22"/>
        </w:rPr>
        <w:t>(</w:t>
      </w:r>
      <w:r w:rsidR="00DC2B2E" w:rsidRPr="00A3783C">
        <w:rPr>
          <w:rFonts w:ascii="Arial" w:hAnsi="Arial" w:cs="Arial"/>
          <w:color w:val="000000"/>
          <w:sz w:val="22"/>
          <w:szCs w:val="22"/>
        </w:rPr>
        <w:t xml:space="preserve">F = 1.142,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0.346</w:t>
      </w:r>
      <w:r w:rsidR="00BE673E" w:rsidRPr="00A3783C">
        <w:rPr>
          <w:rFonts w:ascii="Arial" w:hAnsi="Arial" w:cs="Arial"/>
          <w:color w:val="000000"/>
          <w:sz w:val="22"/>
          <w:szCs w:val="22"/>
        </w:rPr>
        <w:t>),</w:t>
      </w:r>
      <w:r w:rsidR="00074497" w:rsidRPr="00A3783C">
        <w:rPr>
          <w:rFonts w:ascii="Arial" w:hAnsi="Arial" w:cs="Arial"/>
          <w:color w:val="000000"/>
          <w:sz w:val="22"/>
          <w:szCs w:val="22"/>
        </w:rPr>
        <w:t xml:space="preserve"> </w:t>
      </w:r>
      <w:r w:rsidR="00C15DAB">
        <w:rPr>
          <w:rFonts w:ascii="Arial" w:hAnsi="Arial" w:cs="Arial"/>
          <w:color w:val="000000"/>
          <w:sz w:val="22"/>
          <w:szCs w:val="22"/>
        </w:rPr>
        <w:t xml:space="preserve">when listening to </w:t>
      </w:r>
      <w:r w:rsidR="00074497" w:rsidRPr="00A3783C">
        <w:rPr>
          <w:rFonts w:ascii="Arial" w:hAnsi="Arial" w:cs="Arial"/>
          <w:color w:val="000000"/>
          <w:sz w:val="22"/>
          <w:szCs w:val="22"/>
        </w:rPr>
        <w:t>lyrical music (</w:t>
      </w:r>
      <w:r w:rsidR="00DC2B2E" w:rsidRPr="00A3783C">
        <w:rPr>
          <w:rFonts w:ascii="Arial" w:hAnsi="Arial" w:cs="Arial"/>
          <w:color w:val="000000"/>
          <w:sz w:val="22"/>
          <w:szCs w:val="22"/>
        </w:rPr>
        <w:t xml:space="preserve">F = 0.805, </w:t>
      </w:r>
      <w:r w:rsidR="00DC2B2E" w:rsidRPr="00403FC8">
        <w:rPr>
          <w:rFonts w:ascii="Arial" w:hAnsi="Arial" w:cs="Arial"/>
          <w:i/>
          <w:iCs/>
          <w:color w:val="000000"/>
          <w:sz w:val="22"/>
          <w:szCs w:val="22"/>
        </w:rPr>
        <w:t>p</w:t>
      </w:r>
      <w:r w:rsidR="00DC2B2E" w:rsidRPr="00A3783C">
        <w:rPr>
          <w:rFonts w:ascii="Arial" w:hAnsi="Arial" w:cs="Arial"/>
          <w:color w:val="000000"/>
          <w:sz w:val="22"/>
          <w:szCs w:val="22"/>
        </w:rPr>
        <w:t xml:space="preserve"> = 0.500</w:t>
      </w:r>
      <w:r w:rsidR="00074497" w:rsidRPr="00A3783C">
        <w:rPr>
          <w:rFonts w:ascii="Arial" w:hAnsi="Arial" w:cs="Arial"/>
          <w:color w:val="000000"/>
          <w:sz w:val="22"/>
          <w:szCs w:val="22"/>
        </w:rPr>
        <w:t>),</w:t>
      </w:r>
      <w:r w:rsidR="00BE673E" w:rsidRPr="00A3783C">
        <w:rPr>
          <w:rFonts w:ascii="Arial" w:hAnsi="Arial" w:cs="Arial"/>
          <w:color w:val="000000"/>
          <w:sz w:val="22"/>
          <w:szCs w:val="22"/>
        </w:rPr>
        <w:t xml:space="preserve"> instrumental music (F = 1.311,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0.286), </w:t>
      </w:r>
      <w:r w:rsidR="009F4AAB" w:rsidRPr="00A3783C">
        <w:rPr>
          <w:rFonts w:ascii="Arial" w:hAnsi="Arial" w:cs="Arial"/>
          <w:color w:val="000000"/>
          <w:sz w:val="22"/>
          <w:szCs w:val="22"/>
        </w:rPr>
        <w:t>and</w:t>
      </w:r>
      <w:r w:rsidR="00BE673E" w:rsidRPr="00A3783C">
        <w:rPr>
          <w:rFonts w:ascii="Arial" w:hAnsi="Arial" w:cs="Arial"/>
          <w:color w:val="000000"/>
          <w:sz w:val="22"/>
          <w:szCs w:val="22"/>
        </w:rPr>
        <w:t xml:space="preserve"> </w:t>
      </w:r>
      <w:r w:rsidR="005A6D50">
        <w:rPr>
          <w:rFonts w:ascii="Arial" w:hAnsi="Arial" w:cs="Arial"/>
          <w:color w:val="000000"/>
          <w:sz w:val="22"/>
          <w:szCs w:val="22"/>
        </w:rPr>
        <w:t>watching t</w:t>
      </w:r>
      <w:r w:rsidR="00BE673E" w:rsidRPr="00A3783C">
        <w:rPr>
          <w:rFonts w:ascii="Arial" w:hAnsi="Arial" w:cs="Arial"/>
          <w:color w:val="000000"/>
          <w:sz w:val="22"/>
          <w:szCs w:val="22"/>
        </w:rPr>
        <w:t xml:space="preserve">elevision (F = 2.320, </w:t>
      </w:r>
      <w:r w:rsidR="00BE673E" w:rsidRPr="00403FC8">
        <w:rPr>
          <w:rFonts w:ascii="Arial" w:hAnsi="Arial" w:cs="Arial"/>
          <w:i/>
          <w:iCs/>
          <w:color w:val="000000"/>
          <w:sz w:val="22"/>
          <w:szCs w:val="22"/>
        </w:rPr>
        <w:t>p</w:t>
      </w:r>
      <w:r w:rsidR="00BE673E" w:rsidRPr="00A3783C">
        <w:rPr>
          <w:rFonts w:ascii="Arial" w:hAnsi="Arial" w:cs="Arial"/>
          <w:color w:val="000000"/>
          <w:sz w:val="22"/>
          <w:szCs w:val="22"/>
        </w:rPr>
        <w:t xml:space="preserve"> = 0.092)</w:t>
      </w:r>
      <w:r w:rsidR="00FA332F" w:rsidRPr="00A3783C">
        <w:rPr>
          <w:rFonts w:ascii="Arial" w:hAnsi="Arial" w:cs="Arial"/>
          <w:color w:val="000000"/>
          <w:sz w:val="22"/>
          <w:szCs w:val="22"/>
        </w:rPr>
        <w:t xml:space="preserve"> (</w:t>
      </w:r>
      <w:r w:rsidR="00FA332F" w:rsidRPr="00C4211C">
        <w:rPr>
          <w:rFonts w:ascii="Arial" w:hAnsi="Arial" w:cs="Arial"/>
          <w:b/>
          <w:bCs/>
          <w:color w:val="000000"/>
          <w:sz w:val="22"/>
          <w:szCs w:val="22"/>
        </w:rPr>
        <w:t xml:space="preserve">Figure </w:t>
      </w:r>
      <w:r w:rsidR="00016829">
        <w:rPr>
          <w:rFonts w:ascii="Arial" w:hAnsi="Arial" w:cs="Arial"/>
          <w:b/>
          <w:bCs/>
          <w:color w:val="000000"/>
          <w:sz w:val="22"/>
          <w:szCs w:val="22"/>
        </w:rPr>
        <w:t>3</w:t>
      </w:r>
      <w:r w:rsidR="00D05AE1">
        <w:rPr>
          <w:rFonts w:ascii="Arial" w:hAnsi="Arial" w:cs="Arial"/>
          <w:b/>
          <w:bCs/>
          <w:color w:val="000000"/>
          <w:sz w:val="22"/>
          <w:szCs w:val="22"/>
        </w:rPr>
        <w:t>F</w:t>
      </w:r>
      <w:r w:rsidR="00FA332F" w:rsidRPr="00A3783C">
        <w:rPr>
          <w:rFonts w:ascii="Arial" w:hAnsi="Arial" w:cs="Arial"/>
          <w:color w:val="000000"/>
          <w:sz w:val="22"/>
          <w:szCs w:val="22"/>
        </w:rPr>
        <w:t>)</w:t>
      </w:r>
      <w:r w:rsidR="00BE673E" w:rsidRPr="00A3783C">
        <w:rPr>
          <w:rFonts w:ascii="Arial" w:hAnsi="Arial" w:cs="Arial"/>
          <w:color w:val="000000"/>
          <w:sz w:val="22"/>
          <w:szCs w:val="22"/>
        </w:rPr>
        <w:t xml:space="preserve">. </w:t>
      </w:r>
    </w:p>
    <w:p w14:paraId="2E0A906F" w14:textId="103D6841" w:rsidR="00D8471C" w:rsidRDefault="009917E1"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Next</w:t>
      </w:r>
      <w:r w:rsidR="0082764A">
        <w:rPr>
          <w:rFonts w:ascii="Arial" w:hAnsi="Arial" w:cs="Arial"/>
          <w:color w:val="000000"/>
          <w:sz w:val="22"/>
          <w:szCs w:val="22"/>
        </w:rPr>
        <w:t xml:space="preserve">, </w:t>
      </w:r>
      <w:r>
        <w:rPr>
          <w:rFonts w:ascii="Arial" w:hAnsi="Arial" w:cs="Arial"/>
          <w:color w:val="000000"/>
          <w:sz w:val="22"/>
          <w:szCs w:val="22"/>
        </w:rPr>
        <w:t xml:space="preserve">we analyzed the results of the follow-up survey </w:t>
      </w:r>
      <w:r w:rsidR="00263D76">
        <w:rPr>
          <w:rFonts w:ascii="Arial" w:hAnsi="Arial" w:cs="Arial"/>
          <w:color w:val="000000"/>
          <w:sz w:val="22"/>
          <w:szCs w:val="22"/>
        </w:rPr>
        <w:t xml:space="preserve">that </w:t>
      </w:r>
      <w:r w:rsidR="00775D04">
        <w:rPr>
          <w:rFonts w:ascii="Arial" w:hAnsi="Arial" w:cs="Arial"/>
          <w:color w:val="000000"/>
          <w:sz w:val="22"/>
          <w:szCs w:val="22"/>
        </w:rPr>
        <w:t xml:space="preserve">each </w:t>
      </w:r>
      <w:r>
        <w:rPr>
          <w:rFonts w:ascii="Arial" w:hAnsi="Arial" w:cs="Arial"/>
          <w:color w:val="000000"/>
          <w:sz w:val="22"/>
          <w:szCs w:val="22"/>
        </w:rPr>
        <w:t>participant</w:t>
      </w:r>
      <w:r w:rsidR="00775D04">
        <w:rPr>
          <w:rFonts w:ascii="Arial" w:hAnsi="Arial" w:cs="Arial"/>
          <w:color w:val="000000"/>
          <w:sz w:val="22"/>
          <w:szCs w:val="22"/>
        </w:rPr>
        <w:t xml:space="preserve"> </w:t>
      </w:r>
      <w:r>
        <w:rPr>
          <w:rFonts w:ascii="Arial" w:hAnsi="Arial" w:cs="Arial"/>
          <w:color w:val="000000"/>
          <w:sz w:val="22"/>
          <w:szCs w:val="22"/>
        </w:rPr>
        <w:t xml:space="preserve">completed </w:t>
      </w:r>
      <w:r w:rsidR="0082764A">
        <w:rPr>
          <w:rFonts w:ascii="Arial" w:hAnsi="Arial" w:cs="Arial"/>
          <w:color w:val="000000"/>
          <w:sz w:val="22"/>
          <w:szCs w:val="22"/>
        </w:rPr>
        <w:t>two weeks after their intervention</w:t>
      </w:r>
      <w:r w:rsidR="00382197">
        <w:rPr>
          <w:rFonts w:ascii="Arial" w:hAnsi="Arial" w:cs="Arial"/>
          <w:color w:val="000000"/>
          <w:sz w:val="22"/>
          <w:szCs w:val="22"/>
        </w:rPr>
        <w:t xml:space="preserve">. </w:t>
      </w:r>
      <w:r>
        <w:rPr>
          <w:rFonts w:ascii="Arial" w:hAnsi="Arial" w:cs="Arial"/>
          <w:color w:val="000000"/>
          <w:sz w:val="22"/>
          <w:szCs w:val="22"/>
        </w:rPr>
        <w:t xml:space="preserve">We </w:t>
      </w:r>
      <w:r w:rsidR="00F305F9">
        <w:rPr>
          <w:rFonts w:ascii="Arial" w:hAnsi="Arial" w:cs="Arial"/>
          <w:color w:val="000000"/>
          <w:sz w:val="22"/>
          <w:szCs w:val="22"/>
        </w:rPr>
        <w:t>compared t</w:t>
      </w:r>
      <w:r w:rsidR="00AD3DFC" w:rsidRPr="00A3783C">
        <w:rPr>
          <w:rFonts w:ascii="Arial" w:hAnsi="Arial" w:cs="Arial"/>
          <w:color w:val="000000"/>
          <w:sz w:val="22"/>
          <w:szCs w:val="22"/>
        </w:rPr>
        <w:t xml:space="preserve">he </w:t>
      </w:r>
      <w:r w:rsidR="0082764A">
        <w:rPr>
          <w:rFonts w:ascii="Arial" w:hAnsi="Arial" w:cs="Arial"/>
          <w:color w:val="000000"/>
          <w:sz w:val="22"/>
          <w:szCs w:val="22"/>
        </w:rPr>
        <w:t>reported changes in habit</w:t>
      </w:r>
      <w:r w:rsidR="009D04F6">
        <w:rPr>
          <w:rFonts w:ascii="Arial" w:hAnsi="Arial" w:cs="Arial"/>
          <w:color w:val="000000"/>
          <w:sz w:val="22"/>
          <w:szCs w:val="22"/>
        </w:rPr>
        <w:t xml:space="preserve"> to the commitments subjects made directly after interventions</w:t>
      </w:r>
      <w:r w:rsidR="0082764A">
        <w:rPr>
          <w:rFonts w:ascii="Arial" w:hAnsi="Arial" w:cs="Arial"/>
          <w:color w:val="000000"/>
          <w:sz w:val="22"/>
          <w:szCs w:val="22"/>
        </w:rPr>
        <w:t xml:space="preserve"> </w:t>
      </w:r>
      <w:r w:rsidR="00AD3DFC" w:rsidRPr="00A3783C">
        <w:rPr>
          <w:rFonts w:ascii="Arial" w:hAnsi="Arial" w:cs="Arial"/>
          <w:color w:val="000000"/>
          <w:sz w:val="22"/>
          <w:szCs w:val="22"/>
        </w:rPr>
        <w:t xml:space="preserve">to determine </w:t>
      </w:r>
      <w:r w:rsidR="006167CD">
        <w:rPr>
          <w:rFonts w:ascii="Arial" w:hAnsi="Arial" w:cs="Arial"/>
          <w:color w:val="000000"/>
          <w:sz w:val="22"/>
          <w:szCs w:val="22"/>
        </w:rPr>
        <w:t xml:space="preserve">the </w:t>
      </w:r>
      <w:r w:rsidR="00AD3DFC" w:rsidRPr="00A3783C">
        <w:rPr>
          <w:rFonts w:ascii="Arial" w:hAnsi="Arial" w:cs="Arial"/>
          <w:color w:val="000000"/>
          <w:sz w:val="22"/>
          <w:szCs w:val="22"/>
        </w:rPr>
        <w:t>more effective</w:t>
      </w:r>
      <w:r w:rsidR="006167CD">
        <w:rPr>
          <w:rFonts w:ascii="Arial" w:hAnsi="Arial" w:cs="Arial"/>
          <w:color w:val="000000"/>
          <w:sz w:val="22"/>
          <w:szCs w:val="22"/>
        </w:rPr>
        <w:t xml:space="preserve"> method to get students to change their habits</w:t>
      </w:r>
      <w:r w:rsidR="00AD3DFC" w:rsidRPr="00A3783C">
        <w:rPr>
          <w:rFonts w:ascii="Arial" w:hAnsi="Arial" w:cs="Arial"/>
          <w:color w:val="000000"/>
          <w:sz w:val="22"/>
          <w:szCs w:val="22"/>
        </w:rPr>
        <w:t>. Initially, 60</w:t>
      </w:r>
      <w:r w:rsidR="00D8471C">
        <w:rPr>
          <w:rFonts w:ascii="Arial" w:hAnsi="Arial" w:cs="Arial"/>
          <w:color w:val="000000"/>
          <w:sz w:val="22"/>
          <w:szCs w:val="22"/>
        </w:rPr>
        <w:t>.00</w:t>
      </w:r>
      <w:r w:rsidR="00AD3DFC" w:rsidRPr="00A3783C">
        <w:rPr>
          <w:rFonts w:ascii="Arial" w:hAnsi="Arial" w:cs="Arial"/>
          <w:color w:val="000000"/>
          <w:sz w:val="22"/>
          <w:szCs w:val="22"/>
        </w:rPr>
        <w:t xml:space="preserve">% of the control group </w:t>
      </w:r>
      <w:r w:rsidR="007107A4">
        <w:rPr>
          <w:rFonts w:ascii="Arial" w:hAnsi="Arial" w:cs="Arial"/>
          <w:color w:val="000000"/>
          <w:sz w:val="22"/>
          <w:szCs w:val="22"/>
        </w:rPr>
        <w:t>(</w:t>
      </w:r>
      <w:r w:rsidR="00456556">
        <w:rPr>
          <w:rFonts w:ascii="Arial" w:hAnsi="Arial" w:cs="Arial"/>
          <w:color w:val="000000"/>
          <w:sz w:val="22"/>
          <w:szCs w:val="22"/>
        </w:rPr>
        <w:t>n =</w:t>
      </w:r>
      <w:r w:rsidR="00AE25C1">
        <w:rPr>
          <w:rFonts w:ascii="Arial" w:hAnsi="Arial" w:cs="Arial"/>
          <w:color w:val="000000"/>
          <w:sz w:val="22"/>
          <w:szCs w:val="22"/>
        </w:rPr>
        <w:t xml:space="preserve"> </w:t>
      </w:r>
      <w:r w:rsidR="007107A4">
        <w:rPr>
          <w:rFonts w:ascii="Arial" w:hAnsi="Arial" w:cs="Arial"/>
          <w:color w:val="000000"/>
          <w:sz w:val="22"/>
          <w:szCs w:val="22"/>
        </w:rPr>
        <w:t xml:space="preserve">12) </w:t>
      </w:r>
      <w:r w:rsidR="00AD3DFC" w:rsidRPr="00A3783C">
        <w:rPr>
          <w:rFonts w:ascii="Arial" w:hAnsi="Arial" w:cs="Arial"/>
          <w:color w:val="000000"/>
          <w:sz w:val="22"/>
          <w:szCs w:val="22"/>
        </w:rPr>
        <w:t>committed to changing their habits (</w:t>
      </w:r>
      <w:r w:rsidR="00AD3DFC" w:rsidRPr="009D04F6">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A</w:t>
      </w:r>
      <w:r w:rsidR="00AD3DFC" w:rsidRPr="00A3783C">
        <w:rPr>
          <w:rFonts w:ascii="Arial" w:hAnsi="Arial" w:cs="Arial"/>
          <w:color w:val="000000"/>
          <w:sz w:val="22"/>
          <w:szCs w:val="22"/>
        </w:rPr>
        <w:t xml:space="preserve">). After two weeks, those </w:t>
      </w:r>
      <w:r w:rsidR="001F5B3C" w:rsidRPr="00A3783C">
        <w:rPr>
          <w:rFonts w:ascii="Arial" w:hAnsi="Arial" w:cs="Arial"/>
          <w:color w:val="000000"/>
          <w:sz w:val="22"/>
          <w:szCs w:val="22"/>
        </w:rPr>
        <w:t>12 subjects</w:t>
      </w:r>
      <w:r w:rsidR="007107A4">
        <w:rPr>
          <w:rFonts w:ascii="Arial" w:hAnsi="Arial" w:cs="Arial"/>
          <w:color w:val="000000"/>
          <w:sz w:val="22"/>
          <w:szCs w:val="22"/>
        </w:rPr>
        <w:t xml:space="preserve"> </w:t>
      </w:r>
      <w:r w:rsidR="007107A4" w:rsidRPr="00A3783C">
        <w:rPr>
          <w:rFonts w:ascii="Arial" w:hAnsi="Arial" w:cs="Arial"/>
          <w:color w:val="000000"/>
          <w:sz w:val="22"/>
          <w:szCs w:val="22"/>
        </w:rPr>
        <w:t xml:space="preserve">reported having </w:t>
      </w:r>
      <w:r w:rsidR="007107A4">
        <w:rPr>
          <w:rFonts w:ascii="Arial" w:hAnsi="Arial" w:cs="Arial"/>
          <w:color w:val="000000"/>
          <w:sz w:val="22"/>
          <w:szCs w:val="22"/>
        </w:rPr>
        <w:t xml:space="preserve">changed their study habits </w:t>
      </w:r>
      <w:r w:rsidR="007107A4" w:rsidRPr="00A3783C">
        <w:rPr>
          <w:rFonts w:ascii="Arial" w:hAnsi="Arial" w:cs="Arial"/>
          <w:color w:val="000000"/>
          <w:sz w:val="22"/>
          <w:szCs w:val="22"/>
        </w:rPr>
        <w:t>(</w:t>
      </w:r>
      <w:r w:rsidR="007107A4"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B</w:t>
      </w:r>
      <w:r w:rsidR="007107A4" w:rsidRPr="00A3783C">
        <w:rPr>
          <w:rFonts w:ascii="Arial" w:hAnsi="Arial" w:cs="Arial"/>
          <w:color w:val="000000"/>
          <w:sz w:val="22"/>
          <w:szCs w:val="22"/>
        </w:rPr>
        <w:t>)</w:t>
      </w:r>
      <w:r w:rsidR="007107A4">
        <w:rPr>
          <w:rFonts w:ascii="Arial" w:hAnsi="Arial" w:cs="Arial"/>
          <w:color w:val="000000"/>
          <w:sz w:val="22"/>
          <w:szCs w:val="22"/>
        </w:rPr>
        <w:t>. Due to a decrease in participation over that two</w:t>
      </w:r>
      <w:r w:rsidR="004D7A81">
        <w:rPr>
          <w:rFonts w:ascii="Arial" w:hAnsi="Arial" w:cs="Arial"/>
          <w:color w:val="000000"/>
          <w:sz w:val="22"/>
          <w:szCs w:val="22"/>
        </w:rPr>
        <w:t>-</w:t>
      </w:r>
      <w:r w:rsidR="007107A4">
        <w:rPr>
          <w:rFonts w:ascii="Arial" w:hAnsi="Arial" w:cs="Arial"/>
          <w:color w:val="000000"/>
          <w:sz w:val="22"/>
          <w:szCs w:val="22"/>
        </w:rPr>
        <w:t>week interval, this means 63.16% of the control group followed through on their commitments</w:t>
      </w:r>
      <w:r w:rsidR="00AD3DFC" w:rsidRPr="00A3783C">
        <w:rPr>
          <w:rFonts w:ascii="Arial" w:hAnsi="Arial" w:cs="Arial"/>
          <w:color w:val="000000"/>
          <w:sz w:val="22"/>
          <w:szCs w:val="22"/>
        </w:rPr>
        <w:t>.</w:t>
      </w:r>
      <w:r w:rsidR="00403FC8">
        <w:rPr>
          <w:rFonts w:ascii="Arial" w:hAnsi="Arial" w:cs="Arial"/>
          <w:color w:val="000000"/>
          <w:sz w:val="22"/>
          <w:szCs w:val="22"/>
        </w:rPr>
        <w:t xml:space="preserve"> Of</w:t>
      </w:r>
      <w:r w:rsidR="00E95977">
        <w:rPr>
          <w:rFonts w:ascii="Arial" w:hAnsi="Arial" w:cs="Arial"/>
          <w:color w:val="000000"/>
          <w:sz w:val="22"/>
          <w:szCs w:val="22"/>
        </w:rPr>
        <w:t xml:space="preserve"> the treatment group</w:t>
      </w:r>
      <w:r w:rsidR="00403FC8">
        <w:rPr>
          <w:rFonts w:ascii="Arial" w:hAnsi="Arial" w:cs="Arial"/>
          <w:color w:val="000000"/>
          <w:sz w:val="22"/>
          <w:szCs w:val="22"/>
        </w:rPr>
        <w:t xml:space="preserve">, </w:t>
      </w:r>
      <w:r w:rsidR="00403FC8" w:rsidRPr="00A3783C">
        <w:rPr>
          <w:rFonts w:ascii="Arial" w:hAnsi="Arial" w:cs="Arial"/>
          <w:color w:val="000000"/>
          <w:sz w:val="22"/>
          <w:szCs w:val="22"/>
        </w:rPr>
        <w:t>41.03%</w:t>
      </w:r>
      <w:r w:rsidR="00403FC8">
        <w:rPr>
          <w:rFonts w:ascii="Arial" w:hAnsi="Arial" w:cs="Arial"/>
          <w:color w:val="000000"/>
          <w:sz w:val="22"/>
          <w:szCs w:val="22"/>
        </w:rPr>
        <w:t xml:space="preserve"> (</w:t>
      </w:r>
      <w:r w:rsidR="00703A6E">
        <w:rPr>
          <w:rFonts w:ascii="Arial" w:hAnsi="Arial" w:cs="Arial"/>
          <w:color w:val="000000"/>
          <w:sz w:val="22"/>
          <w:szCs w:val="22"/>
        </w:rPr>
        <w:t xml:space="preserve">n = </w:t>
      </w:r>
      <w:r w:rsidR="00C50DB2" w:rsidRPr="00A3783C">
        <w:rPr>
          <w:rFonts w:ascii="Arial" w:hAnsi="Arial" w:cs="Arial"/>
          <w:color w:val="000000"/>
          <w:sz w:val="22"/>
          <w:szCs w:val="22"/>
        </w:rPr>
        <w:t xml:space="preserve">16) </w:t>
      </w:r>
      <w:r w:rsidR="00AD3DFC" w:rsidRPr="00A3783C">
        <w:rPr>
          <w:rFonts w:ascii="Arial" w:hAnsi="Arial" w:cs="Arial"/>
          <w:color w:val="000000"/>
          <w:sz w:val="22"/>
          <w:szCs w:val="22"/>
        </w:rPr>
        <w:t>committed to changing their habits directly after the</w:t>
      </w:r>
      <w:r w:rsidR="00A031A3">
        <w:rPr>
          <w:rFonts w:ascii="Arial" w:hAnsi="Arial" w:cs="Arial"/>
          <w:color w:val="000000"/>
          <w:sz w:val="22"/>
          <w:szCs w:val="22"/>
        </w:rPr>
        <w:t xml:space="preserve">ir </w:t>
      </w:r>
      <w:r w:rsidR="00AD3DFC" w:rsidRPr="00A3783C">
        <w:rPr>
          <w:rFonts w:ascii="Arial" w:hAnsi="Arial" w:cs="Arial"/>
          <w:color w:val="000000"/>
          <w:sz w:val="22"/>
          <w:szCs w:val="22"/>
        </w:rPr>
        <w:t>intervention</w:t>
      </w:r>
      <w:r w:rsidR="00A031A3">
        <w:rPr>
          <w:rFonts w:ascii="Arial" w:hAnsi="Arial" w:cs="Arial"/>
          <w:color w:val="000000"/>
          <w:sz w:val="22"/>
          <w:szCs w:val="22"/>
        </w:rPr>
        <w:t xml:space="preserve">s </w:t>
      </w:r>
      <w:r w:rsidR="00AD3DFC" w:rsidRPr="00A3783C">
        <w:rPr>
          <w:rFonts w:ascii="Arial" w:hAnsi="Arial" w:cs="Arial"/>
          <w:color w:val="000000"/>
          <w:sz w:val="22"/>
          <w:szCs w:val="22"/>
        </w:rPr>
        <w:t>(</w:t>
      </w:r>
      <w:r w:rsidR="00AD3DFC"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A</w:t>
      </w:r>
      <w:r w:rsidR="00AD3DFC" w:rsidRPr="00A3783C">
        <w:rPr>
          <w:rFonts w:ascii="Arial" w:hAnsi="Arial" w:cs="Arial"/>
          <w:color w:val="000000"/>
          <w:sz w:val="22"/>
          <w:szCs w:val="22"/>
        </w:rPr>
        <w:t>).</w:t>
      </w:r>
      <w:r w:rsidR="00A031A3">
        <w:rPr>
          <w:rFonts w:ascii="Arial" w:hAnsi="Arial" w:cs="Arial"/>
          <w:color w:val="000000"/>
          <w:sz w:val="22"/>
          <w:szCs w:val="22"/>
        </w:rPr>
        <w:t xml:space="preserve"> Two weeks later</w:t>
      </w:r>
      <w:r w:rsidR="00AD3DFC" w:rsidRPr="00A3783C">
        <w:rPr>
          <w:rFonts w:ascii="Arial" w:hAnsi="Arial" w:cs="Arial"/>
          <w:color w:val="000000"/>
          <w:sz w:val="22"/>
          <w:szCs w:val="22"/>
        </w:rPr>
        <w:t xml:space="preserve">, </w:t>
      </w:r>
      <w:r w:rsidR="001761E8" w:rsidRPr="00A3783C">
        <w:rPr>
          <w:rFonts w:ascii="Arial" w:hAnsi="Arial" w:cs="Arial"/>
          <w:color w:val="000000"/>
          <w:sz w:val="22"/>
          <w:szCs w:val="22"/>
        </w:rPr>
        <w:t>55</w:t>
      </w:r>
      <w:r w:rsidR="00C50DB2" w:rsidRPr="00A3783C">
        <w:rPr>
          <w:rFonts w:ascii="Arial" w:hAnsi="Arial" w:cs="Arial"/>
          <w:color w:val="000000"/>
          <w:sz w:val="22"/>
          <w:szCs w:val="22"/>
        </w:rPr>
        <w:t>.56</w:t>
      </w:r>
      <w:r w:rsidR="001761E8" w:rsidRPr="00A3783C">
        <w:rPr>
          <w:rFonts w:ascii="Arial" w:hAnsi="Arial" w:cs="Arial"/>
          <w:color w:val="000000"/>
          <w:sz w:val="22"/>
          <w:szCs w:val="22"/>
        </w:rPr>
        <w:t>% of the treatment group (</w:t>
      </w:r>
      <w:r w:rsidR="00703A6E">
        <w:rPr>
          <w:rFonts w:ascii="Arial" w:hAnsi="Arial" w:cs="Arial"/>
          <w:color w:val="000000"/>
          <w:sz w:val="22"/>
          <w:szCs w:val="22"/>
        </w:rPr>
        <w:t>n =</w:t>
      </w:r>
      <w:r w:rsidR="00AE25C1">
        <w:rPr>
          <w:rFonts w:ascii="Arial" w:hAnsi="Arial" w:cs="Arial"/>
          <w:color w:val="000000"/>
          <w:sz w:val="22"/>
          <w:szCs w:val="22"/>
        </w:rPr>
        <w:t xml:space="preserve"> </w:t>
      </w:r>
      <w:r w:rsidR="00AD3DFC" w:rsidRPr="00A3783C">
        <w:rPr>
          <w:rFonts w:ascii="Arial" w:hAnsi="Arial" w:cs="Arial"/>
          <w:color w:val="000000"/>
          <w:sz w:val="22"/>
          <w:szCs w:val="22"/>
        </w:rPr>
        <w:t>20</w:t>
      </w:r>
      <w:r w:rsidR="001761E8" w:rsidRPr="00A3783C">
        <w:rPr>
          <w:rFonts w:ascii="Arial" w:hAnsi="Arial" w:cs="Arial"/>
          <w:color w:val="000000"/>
          <w:sz w:val="22"/>
          <w:szCs w:val="22"/>
        </w:rPr>
        <w:t xml:space="preserve">) </w:t>
      </w:r>
      <w:r w:rsidR="00AD3DFC" w:rsidRPr="00A3783C">
        <w:rPr>
          <w:rFonts w:ascii="Arial" w:hAnsi="Arial" w:cs="Arial"/>
          <w:color w:val="000000"/>
          <w:sz w:val="22"/>
          <w:szCs w:val="22"/>
        </w:rPr>
        <w:t>reported having changed their study habits</w:t>
      </w:r>
      <w:r w:rsidR="00D73768">
        <w:rPr>
          <w:rFonts w:ascii="Arial" w:hAnsi="Arial" w:cs="Arial"/>
          <w:color w:val="000000"/>
          <w:sz w:val="22"/>
          <w:szCs w:val="22"/>
        </w:rPr>
        <w:t>,</w:t>
      </w:r>
      <w:r w:rsidR="00A031A3">
        <w:rPr>
          <w:rFonts w:ascii="Arial" w:hAnsi="Arial" w:cs="Arial"/>
          <w:color w:val="000000"/>
          <w:sz w:val="22"/>
          <w:szCs w:val="22"/>
        </w:rPr>
        <w:t xml:space="preserve"> mean</w:t>
      </w:r>
      <w:r w:rsidR="00D73768">
        <w:rPr>
          <w:rFonts w:ascii="Arial" w:hAnsi="Arial" w:cs="Arial"/>
          <w:color w:val="000000"/>
          <w:sz w:val="22"/>
          <w:szCs w:val="22"/>
        </w:rPr>
        <w:t>ing</w:t>
      </w:r>
      <w:r w:rsidR="00A031A3">
        <w:rPr>
          <w:rFonts w:ascii="Arial" w:hAnsi="Arial" w:cs="Arial"/>
          <w:color w:val="000000"/>
          <w:sz w:val="22"/>
          <w:szCs w:val="22"/>
        </w:rPr>
        <w:t xml:space="preserve"> that four subjects in the treatment group had thought </w:t>
      </w:r>
      <w:r w:rsidR="00D73768">
        <w:rPr>
          <w:rFonts w:ascii="Arial" w:hAnsi="Arial" w:cs="Arial"/>
          <w:color w:val="000000"/>
          <w:sz w:val="22"/>
          <w:szCs w:val="22"/>
        </w:rPr>
        <w:t>about</w:t>
      </w:r>
      <w:r w:rsidR="00A031A3">
        <w:rPr>
          <w:rFonts w:ascii="Arial" w:hAnsi="Arial" w:cs="Arial"/>
          <w:color w:val="000000"/>
          <w:sz w:val="22"/>
          <w:szCs w:val="22"/>
        </w:rPr>
        <w:t xml:space="preserve"> their experience with the interventions and decided to change their study habits</w:t>
      </w:r>
      <w:r w:rsidR="00D73768">
        <w:rPr>
          <w:rFonts w:ascii="Arial" w:hAnsi="Arial" w:cs="Arial"/>
          <w:color w:val="000000"/>
          <w:sz w:val="22"/>
          <w:szCs w:val="22"/>
        </w:rPr>
        <w:t xml:space="preserve"> </w:t>
      </w:r>
      <w:r w:rsidR="00D73768" w:rsidRPr="00A3783C">
        <w:rPr>
          <w:rFonts w:ascii="Arial" w:hAnsi="Arial" w:cs="Arial"/>
          <w:color w:val="000000"/>
          <w:sz w:val="22"/>
          <w:szCs w:val="22"/>
        </w:rPr>
        <w:t>(</w:t>
      </w:r>
      <w:r w:rsidR="00D73768"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D73768">
        <w:rPr>
          <w:rFonts w:ascii="Arial" w:hAnsi="Arial" w:cs="Arial"/>
          <w:b/>
          <w:bCs/>
          <w:color w:val="000000"/>
          <w:sz w:val="22"/>
          <w:szCs w:val="22"/>
        </w:rPr>
        <w:t>B</w:t>
      </w:r>
      <w:r w:rsidR="00D73768" w:rsidRPr="00A3783C">
        <w:rPr>
          <w:rFonts w:ascii="Arial" w:hAnsi="Arial" w:cs="Arial"/>
          <w:color w:val="000000"/>
          <w:sz w:val="22"/>
          <w:szCs w:val="22"/>
        </w:rPr>
        <w:t>)</w:t>
      </w:r>
      <w:r w:rsidR="00C50DB2" w:rsidRPr="00A3783C">
        <w:rPr>
          <w:rFonts w:ascii="Arial" w:hAnsi="Arial" w:cs="Arial"/>
          <w:color w:val="000000"/>
          <w:sz w:val="22"/>
          <w:szCs w:val="22"/>
        </w:rPr>
        <w:t>.</w:t>
      </w:r>
      <w:r w:rsidR="00AD3DFC" w:rsidRPr="00A3783C">
        <w:rPr>
          <w:rFonts w:ascii="Arial" w:hAnsi="Arial" w:cs="Arial"/>
          <w:color w:val="000000"/>
          <w:sz w:val="22"/>
          <w:szCs w:val="22"/>
        </w:rPr>
        <w:t xml:space="preserve"> </w:t>
      </w:r>
      <w:r w:rsidR="008042E6">
        <w:rPr>
          <w:rFonts w:ascii="Arial" w:hAnsi="Arial" w:cs="Arial"/>
          <w:color w:val="000000"/>
          <w:sz w:val="22"/>
          <w:szCs w:val="22"/>
        </w:rPr>
        <w:t>Thus</w:t>
      </w:r>
      <w:r w:rsidR="004D7A81">
        <w:rPr>
          <w:rFonts w:ascii="Arial" w:hAnsi="Arial" w:cs="Arial"/>
          <w:color w:val="000000"/>
          <w:sz w:val="22"/>
          <w:szCs w:val="22"/>
        </w:rPr>
        <w:t>,</w:t>
      </w:r>
      <w:r w:rsidR="008042E6">
        <w:rPr>
          <w:rFonts w:ascii="Arial" w:hAnsi="Arial" w:cs="Arial"/>
          <w:color w:val="000000"/>
          <w:sz w:val="22"/>
          <w:szCs w:val="22"/>
        </w:rPr>
        <w:t xml:space="preserve"> both interventions had an impact on subjects; a higher percentage of subjects in the control group followed through on their commitments, but the treatment group subjects showed evidence they</w:t>
      </w:r>
      <w:r w:rsidR="00695F09">
        <w:rPr>
          <w:rFonts w:ascii="Arial" w:hAnsi="Arial" w:cs="Arial"/>
          <w:color w:val="000000"/>
          <w:sz w:val="22"/>
          <w:szCs w:val="22"/>
        </w:rPr>
        <w:t xml:space="preserve"> ha</w:t>
      </w:r>
      <w:r w:rsidR="008042E6">
        <w:rPr>
          <w:rFonts w:ascii="Arial" w:hAnsi="Arial" w:cs="Arial"/>
          <w:color w:val="000000"/>
          <w:sz w:val="22"/>
          <w:szCs w:val="22"/>
        </w:rPr>
        <w:t xml:space="preserve">d reconsidered their stance on their study habits. </w:t>
      </w:r>
    </w:p>
    <w:p w14:paraId="5E8E3D7E" w14:textId="77C1F915" w:rsidR="003D315F" w:rsidRDefault="00AD3DFC"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 xml:space="preserve">To determine significance, </w:t>
      </w:r>
      <w:r w:rsidR="00CD0BBD">
        <w:rPr>
          <w:rFonts w:ascii="Arial" w:hAnsi="Arial" w:cs="Arial"/>
          <w:color w:val="000000"/>
          <w:sz w:val="22"/>
          <w:szCs w:val="22"/>
        </w:rPr>
        <w:t>we compared</w:t>
      </w:r>
      <w:r w:rsidRPr="00A3783C">
        <w:rPr>
          <w:rFonts w:ascii="Arial" w:hAnsi="Arial" w:cs="Arial"/>
          <w:color w:val="000000"/>
          <w:sz w:val="22"/>
          <w:szCs w:val="22"/>
        </w:rPr>
        <w:t xml:space="preserve"> </w:t>
      </w:r>
      <w:r w:rsidR="001761E8" w:rsidRPr="00A3783C">
        <w:rPr>
          <w:rFonts w:ascii="Arial" w:hAnsi="Arial" w:cs="Arial"/>
          <w:color w:val="000000"/>
          <w:sz w:val="22"/>
          <w:szCs w:val="22"/>
        </w:rPr>
        <w:t>the</w:t>
      </w:r>
      <w:r w:rsidRPr="00A3783C">
        <w:rPr>
          <w:rFonts w:ascii="Arial" w:hAnsi="Arial" w:cs="Arial"/>
          <w:color w:val="000000"/>
          <w:sz w:val="22"/>
          <w:szCs w:val="22"/>
        </w:rPr>
        <w:t xml:space="preserve"> proportion of subjects</w:t>
      </w:r>
      <w:r w:rsidR="00CD0BBD">
        <w:rPr>
          <w:rFonts w:ascii="Arial" w:hAnsi="Arial" w:cs="Arial"/>
          <w:color w:val="000000"/>
          <w:sz w:val="22"/>
          <w:szCs w:val="22"/>
        </w:rPr>
        <w:t xml:space="preserve"> in the treatment and control group who followed through on their commitments</w:t>
      </w:r>
      <w:r w:rsidR="00703A6E">
        <w:rPr>
          <w:rFonts w:ascii="Arial" w:hAnsi="Arial" w:cs="Arial"/>
          <w:color w:val="000000"/>
          <w:sz w:val="22"/>
          <w:szCs w:val="22"/>
        </w:rPr>
        <w:t xml:space="preserve"> using a </w:t>
      </w:r>
      <w:r w:rsidR="00AE25C1">
        <w:rPr>
          <w:rFonts w:ascii="Arial" w:hAnsi="Arial" w:cs="Arial"/>
          <w:color w:val="000000"/>
          <w:sz w:val="22"/>
          <w:szCs w:val="22"/>
        </w:rPr>
        <w:t>z-test</w:t>
      </w:r>
      <w:r w:rsidR="003D315F">
        <w:rPr>
          <w:rFonts w:ascii="Arial" w:hAnsi="Arial" w:cs="Arial"/>
          <w:color w:val="000000"/>
          <w:sz w:val="22"/>
          <w:szCs w:val="22"/>
        </w:rPr>
        <w:t xml:space="preserve">. </w:t>
      </w:r>
      <w:r w:rsidR="008042E6">
        <w:rPr>
          <w:rFonts w:ascii="Arial" w:hAnsi="Arial" w:cs="Arial"/>
          <w:color w:val="000000"/>
          <w:sz w:val="22"/>
          <w:szCs w:val="22"/>
        </w:rPr>
        <w:t>We found</w:t>
      </w:r>
      <w:r w:rsidR="003D315F">
        <w:rPr>
          <w:rFonts w:ascii="Arial" w:hAnsi="Arial" w:cs="Arial"/>
          <w:color w:val="000000"/>
          <w:sz w:val="22"/>
          <w:szCs w:val="22"/>
        </w:rPr>
        <w:t xml:space="preserve"> no significant difference between the long-term effects of the different interventions between the treatment and control groups</w:t>
      </w:r>
      <w:r w:rsidR="008042E6">
        <w:rPr>
          <w:rFonts w:ascii="Arial" w:hAnsi="Arial" w:cs="Arial"/>
          <w:color w:val="000000"/>
          <w:sz w:val="22"/>
          <w:szCs w:val="22"/>
        </w:rPr>
        <w:t xml:space="preserve"> (z = 1.736, </w:t>
      </w:r>
      <w:r w:rsidR="008042E6" w:rsidRPr="00403FC8">
        <w:rPr>
          <w:rFonts w:ascii="Arial" w:hAnsi="Arial" w:cs="Arial"/>
          <w:i/>
          <w:iCs/>
          <w:color w:val="000000"/>
          <w:sz w:val="22"/>
          <w:szCs w:val="22"/>
        </w:rPr>
        <w:t>p</w:t>
      </w:r>
      <w:r w:rsidR="008042E6">
        <w:rPr>
          <w:rFonts w:ascii="Arial" w:hAnsi="Arial" w:cs="Arial"/>
          <w:color w:val="000000"/>
          <w:sz w:val="22"/>
          <w:szCs w:val="22"/>
        </w:rPr>
        <w:t xml:space="preserve"> = 0.4956)</w:t>
      </w:r>
      <w:r w:rsidR="003D315F">
        <w:rPr>
          <w:rFonts w:ascii="Arial" w:hAnsi="Arial" w:cs="Arial"/>
          <w:color w:val="000000"/>
          <w:sz w:val="22"/>
          <w:szCs w:val="22"/>
        </w:rPr>
        <w:t xml:space="preserve"> </w:t>
      </w:r>
      <w:r w:rsidRPr="00A3783C">
        <w:rPr>
          <w:rFonts w:ascii="Arial" w:hAnsi="Arial" w:cs="Arial"/>
          <w:color w:val="000000"/>
          <w:sz w:val="22"/>
          <w:szCs w:val="22"/>
        </w:rPr>
        <w:t>(</w:t>
      </w:r>
      <w:r w:rsidRPr="00C4211C">
        <w:rPr>
          <w:rFonts w:ascii="Arial" w:hAnsi="Arial" w:cs="Arial"/>
          <w:b/>
          <w:bCs/>
          <w:color w:val="000000"/>
          <w:sz w:val="22"/>
          <w:szCs w:val="22"/>
        </w:rPr>
        <w:t xml:space="preserve">Figure </w:t>
      </w:r>
      <w:r w:rsidR="00016829">
        <w:rPr>
          <w:rFonts w:ascii="Arial" w:hAnsi="Arial" w:cs="Arial"/>
          <w:b/>
          <w:bCs/>
          <w:color w:val="000000"/>
          <w:sz w:val="22"/>
          <w:szCs w:val="22"/>
        </w:rPr>
        <w:t>4</w:t>
      </w:r>
      <w:r w:rsidR="00FB06A5">
        <w:rPr>
          <w:rFonts w:ascii="Arial" w:hAnsi="Arial" w:cs="Arial"/>
          <w:b/>
          <w:bCs/>
          <w:color w:val="000000"/>
          <w:sz w:val="22"/>
          <w:szCs w:val="22"/>
        </w:rPr>
        <w:t>C</w:t>
      </w:r>
      <w:r w:rsidRPr="00A3783C">
        <w:rPr>
          <w:rFonts w:ascii="Arial" w:hAnsi="Arial" w:cs="Arial"/>
          <w:color w:val="000000"/>
          <w:sz w:val="22"/>
          <w:szCs w:val="22"/>
        </w:rPr>
        <w:t xml:space="preserve">). </w:t>
      </w:r>
      <w:r w:rsidR="001B2A1A">
        <w:rPr>
          <w:rFonts w:ascii="Arial" w:hAnsi="Arial" w:cs="Arial"/>
          <w:color w:val="000000"/>
          <w:sz w:val="22"/>
          <w:szCs w:val="22"/>
        </w:rPr>
        <w:t xml:space="preserve">Despite the lack of statistical significance, the fact that </w:t>
      </w:r>
      <w:r w:rsidR="008042E6">
        <w:rPr>
          <w:rFonts w:ascii="Arial" w:hAnsi="Arial" w:cs="Arial"/>
          <w:color w:val="000000"/>
          <w:sz w:val="22"/>
          <w:szCs w:val="22"/>
        </w:rPr>
        <w:t xml:space="preserve">several </w:t>
      </w:r>
      <w:r w:rsidR="001B2A1A">
        <w:rPr>
          <w:rFonts w:ascii="Arial" w:hAnsi="Arial" w:cs="Arial"/>
          <w:color w:val="000000"/>
          <w:sz w:val="22"/>
          <w:szCs w:val="22"/>
        </w:rPr>
        <w:t>treatment group subjects changed their minds during the two</w:t>
      </w:r>
      <w:r w:rsidR="00292C65">
        <w:rPr>
          <w:rFonts w:ascii="Arial" w:hAnsi="Arial" w:cs="Arial"/>
          <w:color w:val="000000"/>
          <w:sz w:val="22"/>
          <w:szCs w:val="22"/>
        </w:rPr>
        <w:t>-</w:t>
      </w:r>
      <w:r w:rsidR="001B2A1A">
        <w:rPr>
          <w:rFonts w:ascii="Arial" w:hAnsi="Arial" w:cs="Arial"/>
          <w:color w:val="000000"/>
          <w:sz w:val="22"/>
          <w:szCs w:val="22"/>
        </w:rPr>
        <w:t xml:space="preserve">week period is an indication </w:t>
      </w:r>
      <w:r w:rsidR="0048176A">
        <w:rPr>
          <w:rFonts w:ascii="Arial" w:hAnsi="Arial" w:cs="Arial"/>
          <w:color w:val="000000"/>
          <w:sz w:val="22"/>
          <w:szCs w:val="22"/>
        </w:rPr>
        <w:t xml:space="preserve">they may have ruminated </w:t>
      </w:r>
      <w:r w:rsidR="001B2A1A">
        <w:rPr>
          <w:rFonts w:ascii="Arial" w:hAnsi="Arial" w:cs="Arial"/>
          <w:color w:val="000000"/>
          <w:sz w:val="22"/>
          <w:szCs w:val="22"/>
        </w:rPr>
        <w:t>over the intervention, which prompts further exploration with a larger sample size.</w:t>
      </w:r>
    </w:p>
    <w:p w14:paraId="723FA189" w14:textId="5587B322" w:rsidR="000A4EC2" w:rsidRDefault="00934121" w:rsidP="00A1119E">
      <w:pPr>
        <w:pStyle w:val="NormalWeb"/>
        <w:spacing w:before="0" w:beforeAutospacing="0" w:after="0" w:afterAutospacing="0" w:line="360" w:lineRule="auto"/>
        <w:ind w:firstLine="720"/>
        <w:jc w:val="both"/>
        <w:rPr>
          <w:rFonts w:ascii="Arial" w:hAnsi="Arial" w:cs="Arial"/>
          <w:color w:val="000000"/>
          <w:sz w:val="22"/>
          <w:szCs w:val="22"/>
        </w:rPr>
      </w:pPr>
      <w:r w:rsidRPr="00A3783C">
        <w:rPr>
          <w:rFonts w:ascii="Arial" w:hAnsi="Arial" w:cs="Arial"/>
          <w:color w:val="000000"/>
          <w:sz w:val="22"/>
          <w:szCs w:val="22"/>
        </w:rPr>
        <w:t>Throughout the study, the number of subjects decreased</w:t>
      </w:r>
      <w:r w:rsidR="00F71DBC">
        <w:rPr>
          <w:rFonts w:ascii="Arial" w:hAnsi="Arial" w:cs="Arial"/>
          <w:color w:val="000000"/>
          <w:sz w:val="22"/>
          <w:szCs w:val="22"/>
        </w:rPr>
        <w:t xml:space="preserve"> as participants failed to come to interventions and fill out the follow-up survey</w:t>
      </w:r>
      <w:r w:rsidRPr="00A3783C">
        <w:rPr>
          <w:rFonts w:ascii="Arial" w:hAnsi="Arial" w:cs="Arial"/>
          <w:color w:val="000000"/>
          <w:sz w:val="22"/>
          <w:szCs w:val="22"/>
        </w:rPr>
        <w:t xml:space="preserve">. By the </w:t>
      </w:r>
      <w:r w:rsidR="008042E6">
        <w:rPr>
          <w:rFonts w:ascii="Arial" w:hAnsi="Arial" w:cs="Arial"/>
          <w:color w:val="000000"/>
          <w:sz w:val="22"/>
          <w:szCs w:val="22"/>
        </w:rPr>
        <w:t>last stage of the</w:t>
      </w:r>
      <w:r w:rsidRPr="00A3783C">
        <w:rPr>
          <w:rFonts w:ascii="Arial" w:hAnsi="Arial" w:cs="Arial"/>
          <w:color w:val="000000"/>
          <w:sz w:val="22"/>
          <w:szCs w:val="22"/>
        </w:rPr>
        <w:t xml:space="preserve"> study, </w:t>
      </w:r>
      <w:r w:rsidR="000768A9">
        <w:rPr>
          <w:rFonts w:ascii="Arial" w:hAnsi="Arial" w:cs="Arial"/>
          <w:color w:val="000000"/>
          <w:sz w:val="22"/>
          <w:szCs w:val="22"/>
        </w:rPr>
        <w:t xml:space="preserve">we observed </w:t>
      </w:r>
      <w:r w:rsidRPr="00A3783C">
        <w:rPr>
          <w:rFonts w:ascii="Arial" w:hAnsi="Arial" w:cs="Arial"/>
          <w:color w:val="000000"/>
          <w:sz w:val="22"/>
          <w:szCs w:val="22"/>
        </w:rPr>
        <w:t xml:space="preserve">the gender and grade </w:t>
      </w:r>
      <w:r w:rsidR="000768A9">
        <w:rPr>
          <w:rFonts w:ascii="Arial" w:hAnsi="Arial" w:cs="Arial"/>
          <w:color w:val="000000"/>
          <w:sz w:val="22"/>
          <w:szCs w:val="22"/>
        </w:rPr>
        <w:t>makeup of the remaining participants was very different from the beginning of the study</w:t>
      </w:r>
      <w:r w:rsidRPr="00A3783C">
        <w:rPr>
          <w:rFonts w:ascii="Arial" w:hAnsi="Arial" w:cs="Arial"/>
          <w:color w:val="000000"/>
          <w:sz w:val="22"/>
          <w:szCs w:val="22"/>
        </w:rPr>
        <w:t xml:space="preserve"> (</w:t>
      </w:r>
      <w:r w:rsidRPr="00C4211C">
        <w:rPr>
          <w:rFonts w:ascii="Arial" w:hAnsi="Arial" w:cs="Arial"/>
          <w:b/>
          <w:bCs/>
          <w:color w:val="000000"/>
          <w:sz w:val="22"/>
          <w:szCs w:val="22"/>
        </w:rPr>
        <w:t xml:space="preserve">Figure </w:t>
      </w:r>
      <w:r w:rsidR="00016829">
        <w:rPr>
          <w:rFonts w:ascii="Arial" w:hAnsi="Arial" w:cs="Arial"/>
          <w:b/>
          <w:bCs/>
          <w:color w:val="000000"/>
          <w:sz w:val="22"/>
          <w:szCs w:val="22"/>
        </w:rPr>
        <w:t>5</w:t>
      </w:r>
      <w:r w:rsidRPr="00A3783C">
        <w:rPr>
          <w:rFonts w:ascii="Arial" w:hAnsi="Arial" w:cs="Arial"/>
          <w:color w:val="000000"/>
          <w:sz w:val="22"/>
          <w:szCs w:val="22"/>
        </w:rPr>
        <w:t xml:space="preserve">). </w:t>
      </w:r>
      <w:r w:rsidR="00251632">
        <w:rPr>
          <w:rFonts w:ascii="Arial" w:hAnsi="Arial" w:cs="Arial"/>
          <w:color w:val="000000"/>
          <w:sz w:val="22"/>
          <w:szCs w:val="22"/>
        </w:rPr>
        <w:t>The general applicability of this study relied on having a random sample of the high school population, so</w:t>
      </w:r>
      <w:r w:rsidR="00AE25C1">
        <w:rPr>
          <w:rFonts w:ascii="Arial" w:hAnsi="Arial" w:cs="Arial"/>
          <w:color w:val="000000"/>
          <w:sz w:val="22"/>
          <w:szCs w:val="22"/>
        </w:rPr>
        <w:t>, using ANOVAs,</w:t>
      </w:r>
      <w:r w:rsidR="00251632">
        <w:rPr>
          <w:rFonts w:ascii="Arial" w:hAnsi="Arial" w:cs="Arial"/>
          <w:color w:val="000000"/>
          <w:sz w:val="22"/>
          <w:szCs w:val="22"/>
        </w:rPr>
        <w:t xml:space="preserve"> we tested if the changes in subject demographics </w:t>
      </w:r>
      <w:r w:rsidR="00251632">
        <w:rPr>
          <w:rFonts w:ascii="Arial" w:hAnsi="Arial" w:cs="Arial"/>
          <w:color w:val="000000"/>
          <w:sz w:val="22"/>
          <w:szCs w:val="22"/>
        </w:rPr>
        <w:lastRenderedPageBreak/>
        <w:t xml:space="preserve">over the course of the study were significant. </w:t>
      </w:r>
      <w:r w:rsidR="007D20F3">
        <w:rPr>
          <w:rFonts w:ascii="Arial" w:hAnsi="Arial" w:cs="Arial"/>
          <w:color w:val="000000"/>
          <w:sz w:val="22"/>
          <w:szCs w:val="22"/>
        </w:rPr>
        <w:t xml:space="preserve">We based our </w:t>
      </w:r>
      <w:r w:rsidRPr="00A3783C">
        <w:rPr>
          <w:rFonts w:ascii="Arial" w:hAnsi="Arial" w:cs="Arial"/>
          <w:color w:val="000000"/>
          <w:sz w:val="22"/>
          <w:szCs w:val="22"/>
        </w:rPr>
        <w:t xml:space="preserve">expected </w:t>
      </w:r>
      <w:r w:rsidR="007D20F3">
        <w:rPr>
          <w:rFonts w:ascii="Arial" w:hAnsi="Arial" w:cs="Arial"/>
          <w:color w:val="000000"/>
          <w:sz w:val="22"/>
          <w:szCs w:val="22"/>
        </w:rPr>
        <w:t>number of subjects in each demographic group (female subjects, 10</w:t>
      </w:r>
      <w:r w:rsidR="007D20F3" w:rsidRPr="007D20F3">
        <w:rPr>
          <w:rFonts w:ascii="Arial" w:hAnsi="Arial" w:cs="Arial"/>
          <w:color w:val="000000"/>
          <w:sz w:val="22"/>
          <w:szCs w:val="22"/>
          <w:vertAlign w:val="superscript"/>
        </w:rPr>
        <w:t>th</w:t>
      </w:r>
      <w:r w:rsidR="007D20F3">
        <w:rPr>
          <w:rFonts w:ascii="Arial" w:hAnsi="Arial" w:cs="Arial"/>
          <w:color w:val="000000"/>
          <w:sz w:val="22"/>
          <w:szCs w:val="22"/>
        </w:rPr>
        <w:t xml:space="preserve"> graders, etc</w:t>
      </w:r>
      <w:r w:rsidR="007D5716">
        <w:rPr>
          <w:rFonts w:ascii="Arial" w:hAnsi="Arial" w:cs="Arial"/>
          <w:color w:val="000000"/>
          <w:sz w:val="22"/>
          <w:szCs w:val="22"/>
        </w:rPr>
        <w:t>.</w:t>
      </w:r>
      <w:r w:rsidR="007D20F3">
        <w:rPr>
          <w:rFonts w:ascii="Arial" w:hAnsi="Arial" w:cs="Arial"/>
          <w:color w:val="000000"/>
          <w:sz w:val="22"/>
          <w:szCs w:val="22"/>
        </w:rPr>
        <w:t xml:space="preserve">) on the proportion of total subjects </w:t>
      </w:r>
      <w:r w:rsidR="00596AC7">
        <w:rPr>
          <w:rFonts w:ascii="Arial" w:hAnsi="Arial" w:cs="Arial"/>
          <w:color w:val="000000"/>
          <w:sz w:val="22"/>
          <w:szCs w:val="22"/>
        </w:rPr>
        <w:t xml:space="preserve">in each demographic </w:t>
      </w:r>
      <w:r w:rsidR="007D20F3">
        <w:rPr>
          <w:rFonts w:ascii="Arial" w:hAnsi="Arial" w:cs="Arial"/>
          <w:color w:val="000000"/>
          <w:sz w:val="22"/>
          <w:szCs w:val="22"/>
        </w:rPr>
        <w:t xml:space="preserve">that </w:t>
      </w:r>
      <w:r w:rsidR="00596AC7">
        <w:rPr>
          <w:rFonts w:ascii="Arial" w:hAnsi="Arial" w:cs="Arial"/>
          <w:color w:val="000000"/>
          <w:sz w:val="22"/>
          <w:szCs w:val="22"/>
        </w:rPr>
        <w:t>agreed to participate</w:t>
      </w:r>
      <w:r w:rsidR="007D20F3">
        <w:rPr>
          <w:rFonts w:ascii="Arial" w:hAnsi="Arial" w:cs="Arial"/>
          <w:color w:val="000000"/>
          <w:sz w:val="22"/>
          <w:szCs w:val="22"/>
        </w:rPr>
        <w:t>.</w:t>
      </w:r>
    </w:p>
    <w:p w14:paraId="4F6A7F01" w14:textId="0A724965" w:rsidR="00AF3153" w:rsidRPr="00A3783C" w:rsidRDefault="009D449D" w:rsidP="00A1119E">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w:t>
      </w:r>
      <w:r w:rsidR="00AF3153" w:rsidRPr="00A3783C">
        <w:rPr>
          <w:rFonts w:ascii="Arial" w:hAnsi="Arial" w:cs="Arial"/>
          <w:color w:val="000000"/>
          <w:sz w:val="22"/>
          <w:szCs w:val="22"/>
        </w:rPr>
        <w:t xml:space="preserve">here </w:t>
      </w:r>
      <w:r w:rsidR="00E23776">
        <w:rPr>
          <w:rFonts w:ascii="Arial" w:hAnsi="Arial" w:cs="Arial"/>
          <w:color w:val="000000"/>
          <w:sz w:val="22"/>
          <w:szCs w:val="22"/>
        </w:rPr>
        <w:t>wa</w:t>
      </w:r>
      <w:r w:rsidR="00E23776" w:rsidRPr="00A3783C">
        <w:rPr>
          <w:rFonts w:ascii="Arial" w:hAnsi="Arial" w:cs="Arial"/>
          <w:color w:val="000000"/>
          <w:sz w:val="22"/>
          <w:szCs w:val="22"/>
        </w:rPr>
        <w:t xml:space="preserve">s </w:t>
      </w:r>
      <w:r w:rsidR="00AF3153" w:rsidRPr="00A3783C">
        <w:rPr>
          <w:rFonts w:ascii="Arial" w:hAnsi="Arial" w:cs="Arial"/>
          <w:color w:val="000000"/>
          <w:sz w:val="22"/>
          <w:szCs w:val="22"/>
        </w:rPr>
        <w:t xml:space="preserve">no statistical significance to the change in grade demographics from agreeing to participate </w:t>
      </w:r>
      <w:r>
        <w:rPr>
          <w:rFonts w:ascii="Arial" w:hAnsi="Arial" w:cs="Arial"/>
          <w:color w:val="000000"/>
          <w:sz w:val="22"/>
          <w:szCs w:val="22"/>
        </w:rPr>
        <w:t>and</w:t>
      </w:r>
      <w:r w:rsidR="00AF3153" w:rsidRPr="00A3783C">
        <w:rPr>
          <w:rFonts w:ascii="Arial" w:hAnsi="Arial" w:cs="Arial"/>
          <w:color w:val="000000"/>
          <w:sz w:val="22"/>
          <w:szCs w:val="22"/>
        </w:rPr>
        <w:t xml:space="preserve"> signing the consent form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0.199), to completing the pre-intervention survey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0.128), to completing their interventions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0.142), to completing the post-intervention survey (</w:t>
      </w:r>
      <w:r w:rsidR="00AF3153" w:rsidRPr="00403FC8">
        <w:rPr>
          <w:rFonts w:ascii="Arial" w:hAnsi="Arial" w:cs="Arial"/>
          <w:i/>
          <w:iCs/>
          <w:color w:val="000000"/>
          <w:sz w:val="22"/>
          <w:szCs w:val="22"/>
        </w:rPr>
        <w:t>p</w:t>
      </w:r>
      <w:r w:rsidR="00AF3153" w:rsidRPr="00A3783C">
        <w:rPr>
          <w:rFonts w:ascii="Arial" w:hAnsi="Arial" w:cs="Arial"/>
          <w:color w:val="000000"/>
          <w:sz w:val="22"/>
          <w:szCs w:val="22"/>
        </w:rPr>
        <w:t xml:space="preserve"> = 0.0</w:t>
      </w:r>
      <w:r w:rsidR="00596AC7">
        <w:rPr>
          <w:rFonts w:ascii="Arial" w:hAnsi="Arial" w:cs="Arial"/>
          <w:color w:val="000000"/>
          <w:sz w:val="22"/>
          <w:szCs w:val="22"/>
        </w:rPr>
        <w:t>87</w:t>
      </w:r>
      <w:r w:rsidR="00AF3153" w:rsidRPr="00A3783C">
        <w:rPr>
          <w:rFonts w:ascii="Arial" w:hAnsi="Arial" w:cs="Arial"/>
          <w:color w:val="000000"/>
          <w:sz w:val="22"/>
          <w:szCs w:val="22"/>
        </w:rPr>
        <w:t>)</w:t>
      </w:r>
      <w:r w:rsidR="00596AC7">
        <w:rPr>
          <w:rFonts w:ascii="Arial" w:hAnsi="Arial" w:cs="Arial"/>
          <w:color w:val="000000"/>
          <w:sz w:val="22"/>
          <w:szCs w:val="22"/>
        </w:rPr>
        <w:t xml:space="preserve"> (</w:t>
      </w:r>
      <w:r w:rsidR="00FB06A5">
        <w:rPr>
          <w:rFonts w:ascii="Arial" w:hAnsi="Arial" w:cs="Arial"/>
          <w:b/>
          <w:bCs/>
          <w:color w:val="000000"/>
          <w:sz w:val="22"/>
          <w:szCs w:val="22"/>
        </w:rPr>
        <w:t>Table 1</w:t>
      </w:r>
      <w:r w:rsidR="00596AC7">
        <w:rPr>
          <w:rFonts w:ascii="Arial" w:hAnsi="Arial" w:cs="Arial"/>
          <w:color w:val="000000"/>
          <w:sz w:val="22"/>
          <w:szCs w:val="22"/>
        </w:rPr>
        <w:t>)</w:t>
      </w:r>
      <w:r w:rsidR="00AF3153" w:rsidRPr="00A3783C">
        <w:rPr>
          <w:rFonts w:ascii="Arial" w:hAnsi="Arial" w:cs="Arial"/>
          <w:color w:val="000000"/>
          <w:sz w:val="22"/>
          <w:szCs w:val="22"/>
        </w:rPr>
        <w:t xml:space="preserve">. </w:t>
      </w:r>
      <w:r w:rsidR="000A4F5B">
        <w:rPr>
          <w:rFonts w:ascii="Arial" w:hAnsi="Arial" w:cs="Arial"/>
          <w:color w:val="000000"/>
          <w:sz w:val="22"/>
          <w:szCs w:val="22"/>
        </w:rPr>
        <w:t>H</w:t>
      </w:r>
      <w:r w:rsidR="00AF3153" w:rsidRPr="00A3783C">
        <w:rPr>
          <w:rFonts w:ascii="Arial" w:hAnsi="Arial" w:cs="Arial"/>
          <w:color w:val="000000"/>
          <w:sz w:val="22"/>
          <w:szCs w:val="22"/>
        </w:rPr>
        <w:t>owever</w:t>
      </w:r>
      <w:r w:rsidR="00596AC7">
        <w:rPr>
          <w:rFonts w:ascii="Arial" w:hAnsi="Arial" w:cs="Arial"/>
          <w:color w:val="000000"/>
          <w:sz w:val="22"/>
          <w:szCs w:val="22"/>
        </w:rPr>
        <w:t xml:space="preserve">, at the last stage of the experiment, the </w:t>
      </w:r>
      <w:r w:rsidR="00596AC7" w:rsidRPr="00403FC8">
        <w:rPr>
          <w:rFonts w:ascii="Arial" w:hAnsi="Arial" w:cs="Arial"/>
          <w:i/>
          <w:iCs/>
          <w:color w:val="000000"/>
          <w:sz w:val="22"/>
          <w:szCs w:val="22"/>
        </w:rPr>
        <w:t>p</w:t>
      </w:r>
      <w:r w:rsidR="00596AC7">
        <w:rPr>
          <w:rFonts w:ascii="Arial" w:hAnsi="Arial" w:cs="Arial"/>
          <w:color w:val="000000"/>
          <w:sz w:val="22"/>
          <w:szCs w:val="22"/>
        </w:rPr>
        <w:t>-value approaches significance</w:t>
      </w:r>
      <w:r w:rsidR="00FA5522">
        <w:rPr>
          <w:rFonts w:ascii="Arial" w:hAnsi="Arial" w:cs="Arial"/>
          <w:color w:val="000000"/>
          <w:sz w:val="22"/>
          <w:szCs w:val="22"/>
        </w:rPr>
        <w:t>,</w:t>
      </w:r>
      <w:r w:rsidR="00596AC7">
        <w:rPr>
          <w:rFonts w:ascii="Arial" w:hAnsi="Arial" w:cs="Arial"/>
          <w:color w:val="000000"/>
          <w:sz w:val="22"/>
          <w:szCs w:val="22"/>
        </w:rPr>
        <w:t xml:space="preserve"> which suggests that if the grade demographics continued shifting in the same way (11</w:t>
      </w:r>
      <w:r w:rsidR="00596AC7" w:rsidRPr="00596AC7">
        <w:rPr>
          <w:rFonts w:ascii="Arial" w:hAnsi="Arial" w:cs="Arial"/>
          <w:color w:val="000000"/>
          <w:sz w:val="22"/>
          <w:szCs w:val="22"/>
          <w:vertAlign w:val="superscript"/>
        </w:rPr>
        <w:t>th</w:t>
      </w:r>
      <w:r w:rsidR="00596AC7">
        <w:rPr>
          <w:rFonts w:ascii="Arial" w:hAnsi="Arial" w:cs="Arial"/>
          <w:color w:val="000000"/>
          <w:sz w:val="22"/>
          <w:szCs w:val="22"/>
        </w:rPr>
        <w:t xml:space="preserve"> and 12</w:t>
      </w:r>
      <w:r w:rsidR="00596AC7" w:rsidRPr="00596AC7">
        <w:rPr>
          <w:rFonts w:ascii="Arial" w:hAnsi="Arial" w:cs="Arial"/>
          <w:color w:val="000000"/>
          <w:sz w:val="22"/>
          <w:szCs w:val="22"/>
          <w:vertAlign w:val="superscript"/>
        </w:rPr>
        <w:t>th</w:t>
      </w:r>
      <w:r w:rsidR="00596AC7">
        <w:rPr>
          <w:rFonts w:ascii="Arial" w:hAnsi="Arial" w:cs="Arial"/>
          <w:color w:val="000000"/>
          <w:sz w:val="22"/>
          <w:szCs w:val="22"/>
        </w:rPr>
        <w:t xml:space="preserve"> grade participants decreasing), the number of subjects in each grade may have become significant</w:t>
      </w:r>
      <w:r w:rsidR="00403FC8">
        <w:rPr>
          <w:rFonts w:ascii="Arial" w:hAnsi="Arial" w:cs="Arial"/>
          <w:color w:val="000000"/>
          <w:sz w:val="22"/>
          <w:szCs w:val="22"/>
        </w:rPr>
        <w:t>ly different</w:t>
      </w:r>
      <w:r w:rsidR="00AF3153" w:rsidRPr="00A3783C">
        <w:rPr>
          <w:rFonts w:ascii="Arial" w:hAnsi="Arial" w:cs="Arial"/>
          <w:color w:val="000000"/>
          <w:sz w:val="22"/>
          <w:szCs w:val="22"/>
        </w:rPr>
        <w:t xml:space="preserve">. </w:t>
      </w:r>
      <w:r w:rsidR="006F6251">
        <w:rPr>
          <w:rFonts w:ascii="Arial" w:hAnsi="Arial" w:cs="Arial"/>
          <w:color w:val="000000"/>
          <w:sz w:val="22"/>
          <w:szCs w:val="22"/>
        </w:rPr>
        <w:t xml:space="preserve">Similar to subject grades, the change in female and male participants </w:t>
      </w:r>
      <w:r w:rsidR="008042E6">
        <w:rPr>
          <w:rFonts w:ascii="Arial" w:hAnsi="Arial" w:cs="Arial"/>
          <w:color w:val="000000"/>
          <w:sz w:val="22"/>
          <w:szCs w:val="22"/>
        </w:rPr>
        <w:t>remain not significant</w:t>
      </w:r>
      <w:r w:rsidR="006F6251">
        <w:rPr>
          <w:rFonts w:ascii="Arial" w:hAnsi="Arial" w:cs="Arial"/>
          <w:color w:val="000000"/>
          <w:sz w:val="22"/>
          <w:szCs w:val="22"/>
        </w:rPr>
        <w:t xml:space="preserve"> </w:t>
      </w:r>
      <w:r w:rsidR="008042E6">
        <w:rPr>
          <w:rFonts w:ascii="Arial" w:hAnsi="Arial" w:cs="Arial"/>
          <w:color w:val="000000"/>
          <w:sz w:val="22"/>
          <w:szCs w:val="22"/>
        </w:rPr>
        <w:t>f</w:t>
      </w:r>
      <w:r w:rsidR="001439F1">
        <w:rPr>
          <w:rFonts w:ascii="Arial" w:hAnsi="Arial" w:cs="Arial"/>
          <w:color w:val="000000"/>
          <w:sz w:val="22"/>
          <w:szCs w:val="22"/>
        </w:rPr>
        <w:t>rom</w:t>
      </w:r>
      <w:r w:rsidR="00AF0B5E" w:rsidRPr="00A3783C">
        <w:rPr>
          <w:rFonts w:ascii="Arial" w:hAnsi="Arial" w:cs="Arial"/>
          <w:color w:val="000000"/>
          <w:sz w:val="22"/>
          <w:szCs w:val="22"/>
        </w:rPr>
        <w:t xml:space="preserve"> </w:t>
      </w:r>
      <w:r w:rsidR="00537FBE" w:rsidRPr="00A3783C">
        <w:rPr>
          <w:rFonts w:ascii="Arial" w:hAnsi="Arial" w:cs="Arial"/>
          <w:color w:val="000000"/>
          <w:sz w:val="22"/>
          <w:szCs w:val="22"/>
        </w:rPr>
        <w:t>agreeing to participate</w:t>
      </w:r>
      <w:r w:rsidR="007363FA">
        <w:rPr>
          <w:rFonts w:ascii="Arial" w:hAnsi="Arial" w:cs="Arial"/>
          <w:color w:val="000000"/>
          <w:sz w:val="22"/>
          <w:szCs w:val="22"/>
        </w:rPr>
        <w:t>,</w:t>
      </w:r>
      <w:r w:rsidR="00537FBE" w:rsidRPr="00A3783C">
        <w:rPr>
          <w:rFonts w:ascii="Arial" w:hAnsi="Arial" w:cs="Arial"/>
          <w:color w:val="000000"/>
          <w:sz w:val="22"/>
          <w:szCs w:val="22"/>
        </w:rPr>
        <w:t xml:space="preserve"> to </w:t>
      </w:r>
      <w:r w:rsidR="00AF0B5E" w:rsidRPr="00A3783C">
        <w:rPr>
          <w:rFonts w:ascii="Arial" w:hAnsi="Arial" w:cs="Arial"/>
          <w:color w:val="000000"/>
          <w:sz w:val="22"/>
          <w:szCs w:val="22"/>
        </w:rPr>
        <w:t>signing the consent form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0.977) to completing the pre-intervention survey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0.628), to completing their intervention (</w:t>
      </w:r>
      <w:r w:rsidR="00AF0B5E" w:rsidRPr="00403FC8">
        <w:rPr>
          <w:rFonts w:ascii="Arial" w:hAnsi="Arial" w:cs="Arial"/>
          <w:i/>
          <w:iCs/>
          <w:color w:val="000000"/>
          <w:sz w:val="22"/>
          <w:szCs w:val="22"/>
        </w:rPr>
        <w:t xml:space="preserve">p </w:t>
      </w:r>
      <w:r w:rsidR="00AF0B5E" w:rsidRPr="00A3783C">
        <w:rPr>
          <w:rFonts w:ascii="Arial" w:hAnsi="Arial" w:cs="Arial"/>
          <w:color w:val="000000"/>
          <w:sz w:val="22"/>
          <w:szCs w:val="22"/>
        </w:rPr>
        <w:t>= 0.766), to completing the follow-up survey (</w:t>
      </w:r>
      <w:r w:rsidR="00AF0B5E" w:rsidRPr="00403FC8">
        <w:rPr>
          <w:rFonts w:ascii="Arial" w:hAnsi="Arial" w:cs="Arial"/>
          <w:i/>
          <w:iCs/>
          <w:color w:val="000000"/>
          <w:sz w:val="22"/>
          <w:szCs w:val="22"/>
        </w:rPr>
        <w:t>p</w:t>
      </w:r>
      <w:r w:rsidR="00AF0B5E" w:rsidRPr="00A3783C">
        <w:rPr>
          <w:rFonts w:ascii="Arial" w:hAnsi="Arial" w:cs="Arial"/>
          <w:color w:val="000000"/>
          <w:sz w:val="22"/>
          <w:szCs w:val="22"/>
        </w:rPr>
        <w:t xml:space="preserve"> = 0.382</w:t>
      </w:r>
      <w:r w:rsidR="008042E6">
        <w:rPr>
          <w:rFonts w:ascii="Arial" w:hAnsi="Arial" w:cs="Arial"/>
          <w:color w:val="000000"/>
          <w:sz w:val="22"/>
          <w:szCs w:val="22"/>
        </w:rPr>
        <w:t>)</w:t>
      </w:r>
      <w:r w:rsidR="001439F1">
        <w:rPr>
          <w:rFonts w:ascii="Arial" w:hAnsi="Arial" w:cs="Arial"/>
          <w:color w:val="000000"/>
          <w:sz w:val="22"/>
          <w:szCs w:val="22"/>
        </w:rPr>
        <w:t xml:space="preserve"> </w:t>
      </w:r>
      <w:r w:rsidR="00AF0B5E" w:rsidRPr="00A3783C">
        <w:rPr>
          <w:rFonts w:ascii="Arial" w:hAnsi="Arial" w:cs="Arial"/>
          <w:color w:val="000000"/>
          <w:sz w:val="22"/>
          <w:szCs w:val="22"/>
        </w:rPr>
        <w:t>(</w:t>
      </w:r>
      <w:r w:rsidR="00FB06A5">
        <w:rPr>
          <w:rFonts w:ascii="Arial" w:hAnsi="Arial" w:cs="Arial"/>
          <w:b/>
          <w:bCs/>
          <w:color w:val="000000"/>
          <w:sz w:val="22"/>
          <w:szCs w:val="22"/>
        </w:rPr>
        <w:t>Table 2</w:t>
      </w:r>
      <w:r w:rsidR="00FB06A5">
        <w:rPr>
          <w:rFonts w:ascii="Arial" w:hAnsi="Arial" w:cs="Arial"/>
          <w:color w:val="000000"/>
          <w:sz w:val="22"/>
          <w:szCs w:val="22"/>
        </w:rPr>
        <w:t>).</w:t>
      </w:r>
      <w:r w:rsidR="00AF0B5E" w:rsidRPr="00A3783C">
        <w:rPr>
          <w:rFonts w:ascii="Arial" w:hAnsi="Arial" w:cs="Arial"/>
          <w:color w:val="000000"/>
          <w:sz w:val="22"/>
          <w:szCs w:val="22"/>
        </w:rPr>
        <w:t xml:space="preserve"> </w:t>
      </w:r>
    </w:p>
    <w:p w14:paraId="22770E31" w14:textId="4C68246C" w:rsidR="00C27A29" w:rsidRPr="00A3783C" w:rsidRDefault="00C27A29" w:rsidP="008506E6">
      <w:pPr>
        <w:spacing w:line="360" w:lineRule="auto"/>
        <w:jc w:val="both"/>
        <w:rPr>
          <w:sz w:val="22"/>
          <w:szCs w:val="22"/>
        </w:rPr>
      </w:pPr>
    </w:p>
    <w:p w14:paraId="2FB9E637" w14:textId="77777777" w:rsidR="00537FBE" w:rsidRPr="00A3783C" w:rsidRDefault="00537FBE" w:rsidP="008506E6">
      <w:pPr>
        <w:spacing w:line="360" w:lineRule="auto"/>
        <w:jc w:val="both"/>
        <w:rPr>
          <w:rFonts w:ascii="Arial" w:eastAsia="Arial" w:hAnsi="Arial" w:cs="Arial"/>
          <w:sz w:val="22"/>
          <w:szCs w:val="22"/>
        </w:rPr>
      </w:pPr>
      <w:r w:rsidRPr="00A3783C">
        <w:rPr>
          <w:rFonts w:ascii="Arial" w:eastAsia="Arial" w:hAnsi="Arial" w:cs="Arial"/>
          <w:b/>
          <w:sz w:val="22"/>
          <w:szCs w:val="22"/>
        </w:rPr>
        <w:t>DISCUSSION</w:t>
      </w:r>
    </w:p>
    <w:p w14:paraId="4388AF6C" w14:textId="5EEC5EF5" w:rsidR="00B23DA2" w:rsidRDefault="007363FA" w:rsidP="00F76FF3">
      <w:pPr>
        <w:spacing w:line="360" w:lineRule="auto"/>
        <w:ind w:firstLine="720"/>
        <w:jc w:val="both"/>
        <w:rPr>
          <w:rFonts w:ascii="Arial" w:eastAsia="Arial" w:hAnsi="Arial" w:cs="Arial"/>
          <w:iCs/>
          <w:sz w:val="22"/>
          <w:szCs w:val="22"/>
        </w:rPr>
      </w:pPr>
      <w:r>
        <w:rPr>
          <w:rFonts w:ascii="Arial" w:eastAsia="Arial" w:hAnsi="Arial" w:cs="Arial"/>
          <w:iCs/>
          <w:sz w:val="22"/>
          <w:szCs w:val="22"/>
        </w:rPr>
        <w:t>We found that when</w:t>
      </w:r>
      <w:r w:rsidR="00F76FF3">
        <w:rPr>
          <w:rFonts w:ascii="Arial" w:eastAsia="Arial" w:hAnsi="Arial" w:cs="Arial"/>
          <w:iCs/>
          <w:sz w:val="22"/>
          <w:szCs w:val="22"/>
        </w:rPr>
        <w:t xml:space="preserve"> given the chance to read about the impact electronic distractions have on cognition, a large proportion of students will choose to change their habits. However, when presented with the impact of electronic distractions, the proportion of students who demonstrate habit change increases from the initial commitment time to the two week long-term benchmark. </w:t>
      </w:r>
      <w:r>
        <w:rPr>
          <w:rFonts w:ascii="Arial" w:eastAsia="Arial" w:hAnsi="Arial" w:cs="Arial"/>
          <w:iCs/>
          <w:sz w:val="22"/>
          <w:szCs w:val="22"/>
        </w:rPr>
        <w:t>We feel conducting this study again with a larger sample size will provide further insight. We also recommend modifying the follow-up survey to include questions about how</w:t>
      </w:r>
      <w:r w:rsidR="00B23DA2">
        <w:rPr>
          <w:rFonts w:ascii="Arial" w:eastAsia="Arial" w:hAnsi="Arial" w:cs="Arial"/>
          <w:iCs/>
          <w:sz w:val="22"/>
          <w:szCs w:val="22"/>
        </w:rPr>
        <w:t xml:space="preserve">, specifically, </w:t>
      </w:r>
      <w:r>
        <w:rPr>
          <w:rFonts w:ascii="Arial" w:eastAsia="Arial" w:hAnsi="Arial" w:cs="Arial"/>
          <w:iCs/>
          <w:sz w:val="22"/>
          <w:szCs w:val="22"/>
        </w:rPr>
        <w:t>participants changed their habits</w:t>
      </w:r>
      <w:r w:rsidR="00B23DA2">
        <w:rPr>
          <w:rFonts w:ascii="Arial" w:eastAsia="Arial" w:hAnsi="Arial" w:cs="Arial"/>
          <w:iCs/>
          <w:sz w:val="22"/>
          <w:szCs w:val="22"/>
        </w:rPr>
        <w:t xml:space="preserve"> to gain more insight on the efficacy of the interventions. </w:t>
      </w:r>
    </w:p>
    <w:p w14:paraId="04FA5079" w14:textId="4B144DB1" w:rsidR="000A4EC2" w:rsidRDefault="000958CD" w:rsidP="00703A6E">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Our </w:t>
      </w:r>
      <w:r w:rsidR="00C268BE" w:rsidRPr="00A3783C">
        <w:rPr>
          <w:rFonts w:ascii="Arial" w:eastAsia="Arial" w:hAnsi="Arial" w:cs="Arial"/>
          <w:iCs/>
          <w:sz w:val="22"/>
          <w:szCs w:val="22"/>
        </w:rPr>
        <w:t>results show</w:t>
      </w:r>
      <w:r w:rsidR="008506E6">
        <w:rPr>
          <w:rFonts w:ascii="Arial" w:eastAsia="Arial" w:hAnsi="Arial" w:cs="Arial"/>
          <w:iCs/>
          <w:sz w:val="22"/>
          <w:szCs w:val="22"/>
        </w:rPr>
        <w:t xml:space="preserve"> </w:t>
      </w:r>
      <w:r w:rsidR="00E23776">
        <w:rPr>
          <w:rFonts w:ascii="Arial" w:eastAsia="Arial" w:hAnsi="Arial" w:cs="Arial"/>
          <w:iCs/>
          <w:sz w:val="22"/>
          <w:szCs w:val="22"/>
        </w:rPr>
        <w:t xml:space="preserve">electronic distractions </w:t>
      </w:r>
      <w:r w:rsidR="007C567F">
        <w:rPr>
          <w:rFonts w:ascii="Arial" w:eastAsia="Arial" w:hAnsi="Arial" w:cs="Arial"/>
          <w:iCs/>
          <w:sz w:val="22"/>
          <w:szCs w:val="22"/>
        </w:rPr>
        <w:t xml:space="preserve">had a statistically significant effect </w:t>
      </w:r>
      <w:r w:rsidR="008506E6">
        <w:rPr>
          <w:rFonts w:ascii="Arial" w:eastAsia="Arial" w:hAnsi="Arial" w:cs="Arial"/>
          <w:iCs/>
          <w:sz w:val="22"/>
          <w:szCs w:val="22"/>
        </w:rPr>
        <w:t>on verbal memor</w:t>
      </w:r>
      <w:r w:rsidR="003F6FDB">
        <w:rPr>
          <w:rFonts w:ascii="Arial" w:eastAsia="Arial" w:hAnsi="Arial" w:cs="Arial"/>
          <w:iCs/>
          <w:sz w:val="22"/>
          <w:szCs w:val="22"/>
        </w:rPr>
        <w:t>y</w:t>
      </w:r>
      <w:r w:rsidR="00C268BE" w:rsidRPr="00A3783C">
        <w:rPr>
          <w:rFonts w:ascii="Arial" w:eastAsia="Arial" w:hAnsi="Arial" w:cs="Arial"/>
          <w:iCs/>
          <w:sz w:val="22"/>
          <w:szCs w:val="22"/>
        </w:rPr>
        <w:t>. However</w:t>
      </w:r>
      <w:r w:rsidR="007C567F">
        <w:rPr>
          <w:rFonts w:ascii="Arial" w:eastAsia="Arial" w:hAnsi="Arial" w:cs="Arial"/>
          <w:iCs/>
          <w:sz w:val="22"/>
          <w:szCs w:val="22"/>
        </w:rPr>
        <w:t xml:space="preserve">, distractions had </w:t>
      </w:r>
      <w:r w:rsidR="00C268BE" w:rsidRPr="00A3783C">
        <w:rPr>
          <w:rFonts w:ascii="Arial" w:eastAsia="Arial" w:hAnsi="Arial" w:cs="Arial"/>
          <w:iCs/>
          <w:sz w:val="22"/>
          <w:szCs w:val="22"/>
        </w:rPr>
        <w:t xml:space="preserve">no effect on visual memory, </w:t>
      </w:r>
      <w:r w:rsidR="003F6FDB">
        <w:rPr>
          <w:rFonts w:ascii="Arial" w:eastAsia="Arial" w:hAnsi="Arial" w:cs="Arial"/>
          <w:iCs/>
          <w:sz w:val="22"/>
          <w:szCs w:val="22"/>
        </w:rPr>
        <w:t xml:space="preserve">which </w:t>
      </w:r>
      <w:r w:rsidR="007C567F">
        <w:rPr>
          <w:rFonts w:ascii="Arial" w:eastAsia="Arial" w:hAnsi="Arial" w:cs="Arial"/>
          <w:iCs/>
          <w:sz w:val="22"/>
          <w:szCs w:val="22"/>
        </w:rPr>
        <w:t xml:space="preserve">provides conflicting evidence about the impact of electronic distractions, particularly music, on memory. </w:t>
      </w:r>
      <w:r w:rsidR="00C268BE" w:rsidRPr="00A3783C">
        <w:rPr>
          <w:rFonts w:ascii="Arial" w:eastAsia="Arial" w:hAnsi="Arial" w:cs="Arial"/>
          <w:iCs/>
          <w:sz w:val="22"/>
          <w:szCs w:val="22"/>
        </w:rPr>
        <w:t xml:space="preserve">Additionally, </w:t>
      </w:r>
      <w:r w:rsidR="00ED546B">
        <w:rPr>
          <w:rFonts w:ascii="Arial" w:eastAsia="Arial" w:hAnsi="Arial" w:cs="Arial"/>
          <w:iCs/>
          <w:sz w:val="22"/>
          <w:szCs w:val="22"/>
        </w:rPr>
        <w:t xml:space="preserve">neither </w:t>
      </w:r>
      <w:r w:rsidR="00C268BE" w:rsidRPr="00A3783C">
        <w:rPr>
          <w:rFonts w:ascii="Arial" w:eastAsia="Arial" w:hAnsi="Arial" w:cs="Arial"/>
          <w:iCs/>
          <w:sz w:val="22"/>
          <w:szCs w:val="22"/>
        </w:rPr>
        <w:t xml:space="preserve">the grade </w:t>
      </w:r>
      <w:r w:rsidR="00ED546B">
        <w:rPr>
          <w:rFonts w:ascii="Arial" w:eastAsia="Arial" w:hAnsi="Arial" w:cs="Arial"/>
          <w:iCs/>
          <w:sz w:val="22"/>
          <w:szCs w:val="22"/>
        </w:rPr>
        <w:t>nor</w:t>
      </w:r>
      <w:r w:rsidR="00ED546B" w:rsidRPr="00A3783C">
        <w:rPr>
          <w:rFonts w:ascii="Arial" w:eastAsia="Arial" w:hAnsi="Arial" w:cs="Arial"/>
          <w:iCs/>
          <w:sz w:val="22"/>
          <w:szCs w:val="22"/>
        </w:rPr>
        <w:t xml:space="preserve"> </w:t>
      </w:r>
      <w:r w:rsidR="00C268BE" w:rsidRPr="00A3783C">
        <w:rPr>
          <w:rFonts w:ascii="Arial" w:eastAsia="Arial" w:hAnsi="Arial" w:cs="Arial"/>
          <w:iCs/>
          <w:sz w:val="22"/>
          <w:szCs w:val="22"/>
        </w:rPr>
        <w:t xml:space="preserve">gender of the subject </w:t>
      </w:r>
      <w:r w:rsidR="00ED546B">
        <w:rPr>
          <w:rFonts w:ascii="Arial" w:eastAsia="Arial" w:hAnsi="Arial" w:cs="Arial"/>
          <w:iCs/>
          <w:sz w:val="22"/>
          <w:szCs w:val="22"/>
        </w:rPr>
        <w:t>had</w:t>
      </w:r>
      <w:r w:rsidR="00C268BE" w:rsidRPr="00A3783C">
        <w:rPr>
          <w:rFonts w:ascii="Arial" w:eastAsia="Arial" w:hAnsi="Arial" w:cs="Arial"/>
          <w:iCs/>
          <w:sz w:val="22"/>
          <w:szCs w:val="22"/>
        </w:rPr>
        <w:t xml:space="preserve"> a significant impact on their </w:t>
      </w:r>
      <w:r w:rsidR="00AF3153" w:rsidRPr="00A3783C">
        <w:rPr>
          <w:rFonts w:ascii="Arial" w:eastAsia="Arial" w:hAnsi="Arial" w:cs="Arial"/>
          <w:iCs/>
          <w:sz w:val="22"/>
          <w:szCs w:val="22"/>
        </w:rPr>
        <w:t>verbal and visual memory</w:t>
      </w:r>
      <w:r w:rsidR="009F4904" w:rsidRPr="00A3783C">
        <w:rPr>
          <w:rFonts w:ascii="Arial" w:eastAsia="Arial" w:hAnsi="Arial" w:cs="Arial"/>
          <w:iCs/>
          <w:sz w:val="22"/>
          <w:szCs w:val="22"/>
        </w:rPr>
        <w:t>, with one exception</w:t>
      </w:r>
      <w:r w:rsidR="00D734F5">
        <w:rPr>
          <w:rFonts w:ascii="Arial" w:eastAsia="Arial" w:hAnsi="Arial" w:cs="Arial"/>
          <w:iCs/>
          <w:sz w:val="22"/>
          <w:szCs w:val="22"/>
        </w:rPr>
        <w:t>: m</w:t>
      </w:r>
      <w:r w:rsidR="009F4904" w:rsidRPr="00A3783C">
        <w:rPr>
          <w:rFonts w:ascii="Arial" w:eastAsia="Arial" w:hAnsi="Arial" w:cs="Arial"/>
          <w:iCs/>
          <w:sz w:val="22"/>
          <w:szCs w:val="22"/>
        </w:rPr>
        <w:t>ale</w:t>
      </w:r>
      <w:r w:rsidR="009D449D">
        <w:rPr>
          <w:rFonts w:ascii="Arial" w:eastAsia="Arial" w:hAnsi="Arial" w:cs="Arial"/>
          <w:iCs/>
          <w:sz w:val="22"/>
          <w:szCs w:val="22"/>
        </w:rPr>
        <w:t xml:space="preserve"> participants</w:t>
      </w:r>
      <w:r w:rsidR="009F4904" w:rsidRPr="00A3783C">
        <w:rPr>
          <w:rFonts w:ascii="Arial" w:eastAsia="Arial" w:hAnsi="Arial" w:cs="Arial"/>
          <w:iCs/>
          <w:sz w:val="22"/>
          <w:szCs w:val="22"/>
        </w:rPr>
        <w:t xml:space="preserve"> had significantly higher visual memory scores </w:t>
      </w:r>
      <w:r w:rsidR="009D449D">
        <w:rPr>
          <w:rFonts w:ascii="Arial" w:eastAsia="Arial" w:hAnsi="Arial" w:cs="Arial"/>
          <w:iCs/>
          <w:sz w:val="22"/>
          <w:szCs w:val="22"/>
        </w:rPr>
        <w:t>when listening to</w:t>
      </w:r>
      <w:r w:rsidR="009F4904" w:rsidRPr="00A3783C">
        <w:rPr>
          <w:rFonts w:ascii="Arial" w:eastAsia="Arial" w:hAnsi="Arial" w:cs="Arial"/>
          <w:iCs/>
          <w:sz w:val="22"/>
          <w:szCs w:val="22"/>
        </w:rPr>
        <w:t xml:space="preserve"> instrumental music. Further experiments </w:t>
      </w:r>
      <w:r w:rsidR="00663C40">
        <w:rPr>
          <w:rFonts w:ascii="Arial" w:eastAsia="Arial" w:hAnsi="Arial" w:cs="Arial"/>
          <w:iCs/>
          <w:sz w:val="22"/>
          <w:szCs w:val="22"/>
        </w:rPr>
        <w:t xml:space="preserve">are necessary to </w:t>
      </w:r>
      <w:r w:rsidR="009F4904" w:rsidRPr="00A3783C">
        <w:rPr>
          <w:rFonts w:ascii="Arial" w:eastAsia="Arial" w:hAnsi="Arial" w:cs="Arial"/>
          <w:iCs/>
          <w:sz w:val="22"/>
          <w:szCs w:val="22"/>
        </w:rPr>
        <w:t>determine the exact cause of this difference</w:t>
      </w:r>
      <w:r w:rsidR="008506E6">
        <w:rPr>
          <w:rFonts w:ascii="Arial" w:eastAsia="Arial" w:hAnsi="Arial" w:cs="Arial"/>
          <w:iCs/>
          <w:sz w:val="22"/>
          <w:szCs w:val="22"/>
        </w:rPr>
        <w:t xml:space="preserve">. </w:t>
      </w:r>
    </w:p>
    <w:p w14:paraId="3E687A2F" w14:textId="3E4E73CF" w:rsidR="00031D37" w:rsidRPr="00031D37" w:rsidRDefault="009A2066" w:rsidP="00403FC8">
      <w:pPr>
        <w:spacing w:line="360" w:lineRule="auto"/>
        <w:ind w:firstLine="720"/>
        <w:jc w:val="both"/>
        <w:rPr>
          <w:rFonts w:ascii="Arial" w:hAnsi="Arial" w:cs="Arial"/>
          <w:color w:val="000000"/>
          <w:sz w:val="22"/>
          <w:szCs w:val="22"/>
        </w:rPr>
      </w:pPr>
      <w:r w:rsidRPr="00A3783C">
        <w:rPr>
          <w:rFonts w:ascii="Arial" w:eastAsia="Arial" w:hAnsi="Arial" w:cs="Arial"/>
          <w:iCs/>
          <w:sz w:val="22"/>
          <w:szCs w:val="22"/>
        </w:rPr>
        <w:t>While the change in grade demographics of subjects was not significant, it approach</w:t>
      </w:r>
      <w:r w:rsidR="00083F92">
        <w:rPr>
          <w:rFonts w:ascii="Arial" w:eastAsia="Arial" w:hAnsi="Arial" w:cs="Arial"/>
          <w:iCs/>
          <w:sz w:val="22"/>
          <w:szCs w:val="22"/>
        </w:rPr>
        <w:t>ed</w:t>
      </w:r>
      <w:r w:rsidRPr="00A3783C">
        <w:rPr>
          <w:rFonts w:ascii="Arial" w:eastAsia="Arial" w:hAnsi="Arial" w:cs="Arial"/>
          <w:iCs/>
          <w:sz w:val="22"/>
          <w:szCs w:val="22"/>
        </w:rPr>
        <w:t xml:space="preserve"> significance</w:t>
      </w:r>
      <w:r w:rsidR="00C81B8F">
        <w:rPr>
          <w:rFonts w:ascii="Arial" w:eastAsia="Arial" w:hAnsi="Arial" w:cs="Arial"/>
          <w:iCs/>
          <w:sz w:val="22"/>
          <w:szCs w:val="22"/>
        </w:rPr>
        <w:t>. T</w:t>
      </w:r>
      <w:r w:rsidRPr="00A3783C">
        <w:rPr>
          <w:rFonts w:ascii="Arial" w:eastAsia="Arial" w:hAnsi="Arial" w:cs="Arial"/>
          <w:iCs/>
          <w:sz w:val="22"/>
          <w:szCs w:val="22"/>
        </w:rPr>
        <w:t xml:space="preserve">he </w:t>
      </w:r>
      <w:r w:rsidR="00B32FFB">
        <w:rPr>
          <w:rFonts w:ascii="Arial" w:eastAsia="Arial" w:hAnsi="Arial" w:cs="Arial"/>
          <w:iCs/>
          <w:sz w:val="22"/>
          <w:szCs w:val="22"/>
        </w:rPr>
        <w:t xml:space="preserve">decreasing </w:t>
      </w:r>
      <w:r w:rsidR="004A20CB" w:rsidRPr="00A3783C">
        <w:rPr>
          <w:rFonts w:ascii="Arial" w:eastAsia="Arial" w:hAnsi="Arial" w:cs="Arial"/>
          <w:iCs/>
          <w:sz w:val="22"/>
          <w:szCs w:val="22"/>
        </w:rPr>
        <w:t xml:space="preserve">number of </w:t>
      </w:r>
      <w:r w:rsidR="009F1CC4">
        <w:rPr>
          <w:rFonts w:ascii="Arial" w:eastAsia="Arial" w:hAnsi="Arial" w:cs="Arial"/>
          <w:iCs/>
          <w:sz w:val="22"/>
          <w:szCs w:val="22"/>
        </w:rPr>
        <w:t>11</w:t>
      </w:r>
      <w:r w:rsidR="00D81437" w:rsidRPr="00D81437">
        <w:rPr>
          <w:rFonts w:ascii="Arial" w:eastAsia="Arial" w:hAnsi="Arial" w:cs="Arial"/>
          <w:iCs/>
          <w:sz w:val="22"/>
          <w:szCs w:val="22"/>
          <w:vertAlign w:val="superscript"/>
        </w:rPr>
        <w:t>th</w:t>
      </w:r>
      <w:r w:rsidR="00D81437">
        <w:rPr>
          <w:rFonts w:ascii="Arial" w:eastAsia="Arial" w:hAnsi="Arial" w:cs="Arial"/>
          <w:iCs/>
          <w:sz w:val="22"/>
          <w:szCs w:val="22"/>
        </w:rPr>
        <w:t xml:space="preserve"> </w:t>
      </w:r>
      <w:r w:rsidR="009F1CC4">
        <w:rPr>
          <w:rFonts w:ascii="Arial" w:eastAsia="Arial" w:hAnsi="Arial" w:cs="Arial"/>
          <w:iCs/>
          <w:sz w:val="22"/>
          <w:szCs w:val="22"/>
        </w:rPr>
        <w:t>and 12</w:t>
      </w:r>
      <w:r w:rsidR="00D81437" w:rsidRPr="00D81437">
        <w:rPr>
          <w:rFonts w:ascii="Arial" w:eastAsia="Arial" w:hAnsi="Arial" w:cs="Arial"/>
          <w:iCs/>
          <w:sz w:val="22"/>
          <w:szCs w:val="22"/>
          <w:vertAlign w:val="superscript"/>
        </w:rPr>
        <w:t>th</w:t>
      </w:r>
      <w:r w:rsidR="00D81437">
        <w:rPr>
          <w:rFonts w:ascii="Arial" w:eastAsia="Arial" w:hAnsi="Arial" w:cs="Arial"/>
          <w:iCs/>
          <w:sz w:val="22"/>
          <w:szCs w:val="22"/>
        </w:rPr>
        <w:t xml:space="preserve"> grade </w:t>
      </w:r>
      <w:r w:rsidR="009F1CC4">
        <w:rPr>
          <w:rFonts w:ascii="Arial" w:eastAsia="Arial" w:hAnsi="Arial" w:cs="Arial"/>
          <w:iCs/>
          <w:sz w:val="22"/>
          <w:szCs w:val="22"/>
        </w:rPr>
        <w:t xml:space="preserve">participants throughout the study </w:t>
      </w:r>
      <w:r w:rsidR="009D449D">
        <w:rPr>
          <w:rFonts w:ascii="Arial" w:eastAsia="Arial" w:hAnsi="Arial" w:cs="Arial"/>
          <w:iCs/>
          <w:sz w:val="22"/>
          <w:szCs w:val="22"/>
        </w:rPr>
        <w:t xml:space="preserve">is </w:t>
      </w:r>
      <w:r w:rsidR="00C81B8F">
        <w:rPr>
          <w:rFonts w:ascii="Arial" w:eastAsia="Arial" w:hAnsi="Arial" w:cs="Arial"/>
          <w:iCs/>
          <w:sz w:val="22"/>
          <w:szCs w:val="22"/>
        </w:rPr>
        <w:t xml:space="preserve">also </w:t>
      </w:r>
      <w:r w:rsidR="009D449D">
        <w:rPr>
          <w:rFonts w:ascii="Arial" w:eastAsia="Arial" w:hAnsi="Arial" w:cs="Arial"/>
          <w:iCs/>
          <w:sz w:val="22"/>
          <w:szCs w:val="22"/>
        </w:rPr>
        <w:t>worth noting</w:t>
      </w:r>
      <w:r w:rsidR="004A20CB" w:rsidRPr="00A3783C">
        <w:rPr>
          <w:rFonts w:ascii="Arial" w:eastAsia="Arial" w:hAnsi="Arial" w:cs="Arial"/>
          <w:iCs/>
          <w:sz w:val="22"/>
          <w:szCs w:val="22"/>
        </w:rPr>
        <w:t xml:space="preserve">. </w:t>
      </w:r>
      <w:r w:rsidR="00031D37">
        <w:rPr>
          <w:rFonts w:ascii="Arial" w:eastAsia="Arial" w:hAnsi="Arial" w:cs="Arial"/>
          <w:iCs/>
          <w:sz w:val="22"/>
          <w:szCs w:val="22"/>
        </w:rPr>
        <w:t xml:space="preserve">The authors’ personal relationships with the subjects may have caused this change. The study </w:t>
      </w:r>
      <w:r w:rsidR="00AF3153" w:rsidRPr="00A3783C">
        <w:rPr>
          <w:rFonts w:ascii="Arial" w:eastAsia="Arial" w:hAnsi="Arial" w:cs="Arial"/>
          <w:iCs/>
          <w:sz w:val="22"/>
          <w:szCs w:val="22"/>
        </w:rPr>
        <w:t>required nearly a month of participation</w:t>
      </w:r>
      <w:r w:rsidR="00C41E5E">
        <w:rPr>
          <w:rFonts w:ascii="Arial" w:eastAsia="Arial" w:hAnsi="Arial" w:cs="Arial"/>
          <w:iCs/>
          <w:sz w:val="22"/>
          <w:szCs w:val="22"/>
        </w:rPr>
        <w:t>,</w:t>
      </w:r>
      <w:r w:rsidR="00FE0B5D">
        <w:rPr>
          <w:rFonts w:ascii="Arial" w:eastAsia="Arial" w:hAnsi="Arial" w:cs="Arial"/>
          <w:iCs/>
          <w:sz w:val="22"/>
          <w:szCs w:val="22"/>
        </w:rPr>
        <w:t xml:space="preserve"> and </w:t>
      </w:r>
      <w:r w:rsidR="009F1CC4">
        <w:rPr>
          <w:rFonts w:ascii="Arial" w:eastAsia="Arial" w:hAnsi="Arial" w:cs="Arial"/>
          <w:iCs/>
          <w:sz w:val="22"/>
          <w:szCs w:val="22"/>
        </w:rPr>
        <w:t xml:space="preserve">a personal relationship with the </w:t>
      </w:r>
      <w:r w:rsidR="009F1CC4">
        <w:rPr>
          <w:rFonts w:ascii="Arial" w:eastAsia="Arial" w:hAnsi="Arial" w:cs="Arial"/>
          <w:iCs/>
          <w:sz w:val="22"/>
          <w:szCs w:val="22"/>
        </w:rPr>
        <w:lastRenderedPageBreak/>
        <w:t xml:space="preserve">authors </w:t>
      </w:r>
      <w:r w:rsidR="00736287">
        <w:rPr>
          <w:rFonts w:ascii="Arial" w:eastAsia="Arial" w:hAnsi="Arial" w:cs="Arial"/>
          <w:iCs/>
          <w:sz w:val="22"/>
          <w:szCs w:val="22"/>
        </w:rPr>
        <w:t xml:space="preserve">may have </w:t>
      </w:r>
      <w:r w:rsidR="004A20CB" w:rsidRPr="00A3783C">
        <w:rPr>
          <w:rFonts w:ascii="Arial" w:eastAsia="Arial" w:hAnsi="Arial" w:cs="Arial"/>
          <w:iCs/>
          <w:sz w:val="22"/>
          <w:szCs w:val="22"/>
        </w:rPr>
        <w:t xml:space="preserve">incentivized </w:t>
      </w:r>
      <w:r w:rsidR="00FE0B5D">
        <w:rPr>
          <w:rFonts w:ascii="Arial" w:eastAsia="Arial" w:hAnsi="Arial" w:cs="Arial"/>
          <w:iCs/>
          <w:sz w:val="22"/>
          <w:szCs w:val="22"/>
        </w:rPr>
        <w:t xml:space="preserve">subjects </w:t>
      </w:r>
      <w:r w:rsidR="004A20CB" w:rsidRPr="00A3783C">
        <w:rPr>
          <w:rFonts w:ascii="Arial" w:eastAsia="Arial" w:hAnsi="Arial" w:cs="Arial"/>
          <w:iCs/>
          <w:sz w:val="22"/>
          <w:szCs w:val="22"/>
        </w:rPr>
        <w:t>to</w:t>
      </w:r>
      <w:r w:rsidR="009F1CC4">
        <w:rPr>
          <w:rFonts w:ascii="Arial" w:eastAsia="Arial" w:hAnsi="Arial" w:cs="Arial"/>
          <w:iCs/>
          <w:sz w:val="22"/>
          <w:szCs w:val="22"/>
        </w:rPr>
        <w:t xml:space="preserve"> </w:t>
      </w:r>
      <w:r w:rsidR="004A20CB" w:rsidRPr="00A3783C">
        <w:rPr>
          <w:rFonts w:ascii="Arial" w:eastAsia="Arial" w:hAnsi="Arial" w:cs="Arial"/>
          <w:iCs/>
          <w:sz w:val="22"/>
          <w:szCs w:val="22"/>
        </w:rPr>
        <w:t>complete the study.</w:t>
      </w:r>
      <w:r w:rsidR="00AF3153" w:rsidRPr="00A3783C">
        <w:rPr>
          <w:rFonts w:ascii="Arial" w:hAnsi="Arial" w:cs="Arial"/>
          <w:color w:val="000000"/>
          <w:sz w:val="22"/>
          <w:szCs w:val="22"/>
        </w:rPr>
        <w:t xml:space="preserve"> </w:t>
      </w:r>
      <w:r w:rsidR="00031D37">
        <w:rPr>
          <w:rFonts w:ascii="Arial" w:hAnsi="Arial" w:cs="Arial"/>
          <w:color w:val="000000"/>
          <w:sz w:val="22"/>
          <w:szCs w:val="22"/>
        </w:rPr>
        <w:t>To address this potential bias, future experiments should use a non-student party as the subjects’ proctor and contact.</w:t>
      </w:r>
    </w:p>
    <w:p w14:paraId="0F881385" w14:textId="369D8D07" w:rsidR="000A4EC2" w:rsidRDefault="00050321"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There are also a few differences between the control and treatment groups’ interventions, chief among them the </w:t>
      </w:r>
      <w:r w:rsidR="00EC5ADE">
        <w:rPr>
          <w:rFonts w:ascii="Arial" w:eastAsia="Arial" w:hAnsi="Arial" w:cs="Arial"/>
          <w:iCs/>
          <w:sz w:val="22"/>
          <w:szCs w:val="22"/>
        </w:rPr>
        <w:t xml:space="preserve">contents of the control group’s questionnaire, which </w:t>
      </w:r>
      <w:r w:rsidR="007A7B50">
        <w:rPr>
          <w:rFonts w:ascii="Arial" w:eastAsia="Arial" w:hAnsi="Arial" w:cs="Arial"/>
          <w:iCs/>
          <w:sz w:val="22"/>
          <w:szCs w:val="22"/>
        </w:rPr>
        <w:t>consisted</w:t>
      </w:r>
      <w:r w:rsidR="00C268BE" w:rsidRPr="00A3783C">
        <w:rPr>
          <w:rFonts w:ascii="Arial" w:eastAsia="Arial" w:hAnsi="Arial" w:cs="Arial"/>
          <w:iCs/>
          <w:sz w:val="22"/>
          <w:szCs w:val="22"/>
        </w:rPr>
        <w:t xml:space="preserve"> solely of facts about the negative effects of electronic distractions (</w:t>
      </w:r>
      <w:r w:rsidR="00963CFB">
        <w:rPr>
          <w:rFonts w:ascii="Arial" w:eastAsia="Arial" w:hAnsi="Arial" w:cs="Arial"/>
          <w:b/>
          <w:bCs/>
          <w:iCs/>
          <w:sz w:val="22"/>
          <w:szCs w:val="22"/>
        </w:rPr>
        <w:t>Figure</w:t>
      </w:r>
      <w:r w:rsidR="00C268BE"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C268BE" w:rsidRPr="00A3783C">
        <w:rPr>
          <w:rFonts w:ascii="Arial" w:eastAsia="Arial" w:hAnsi="Arial" w:cs="Arial"/>
          <w:iCs/>
          <w:sz w:val="22"/>
          <w:szCs w:val="22"/>
        </w:rPr>
        <w:t xml:space="preserve">). However, </w:t>
      </w:r>
      <w:r w:rsidR="00D6000A">
        <w:rPr>
          <w:rFonts w:ascii="Arial" w:eastAsia="Arial" w:hAnsi="Arial" w:cs="Arial"/>
          <w:iCs/>
          <w:sz w:val="22"/>
          <w:szCs w:val="22"/>
        </w:rPr>
        <w:t>we did not</w:t>
      </w:r>
      <w:r w:rsidR="00C268BE" w:rsidRPr="00A3783C">
        <w:rPr>
          <w:rFonts w:ascii="Arial" w:eastAsia="Arial" w:hAnsi="Arial" w:cs="Arial"/>
          <w:iCs/>
          <w:sz w:val="22"/>
          <w:szCs w:val="22"/>
        </w:rPr>
        <w:t xml:space="preserve"> </w:t>
      </w:r>
      <w:r w:rsidR="001E6D97">
        <w:rPr>
          <w:rFonts w:ascii="Arial" w:eastAsia="Arial" w:hAnsi="Arial" w:cs="Arial"/>
          <w:iCs/>
          <w:sz w:val="22"/>
          <w:szCs w:val="22"/>
        </w:rPr>
        <w:t xml:space="preserve">take measures </w:t>
      </w:r>
      <w:r w:rsidR="00C268BE" w:rsidRPr="00A3783C">
        <w:rPr>
          <w:rFonts w:ascii="Arial" w:eastAsia="Arial" w:hAnsi="Arial" w:cs="Arial"/>
          <w:iCs/>
          <w:sz w:val="22"/>
          <w:szCs w:val="22"/>
        </w:rPr>
        <w:t>to ensure the</w:t>
      </w:r>
      <w:r w:rsidR="002C3694">
        <w:rPr>
          <w:rFonts w:ascii="Arial" w:eastAsia="Arial" w:hAnsi="Arial" w:cs="Arial"/>
          <w:iCs/>
          <w:sz w:val="22"/>
          <w:szCs w:val="22"/>
        </w:rPr>
        <w:t xml:space="preserve"> treatment group only saw distractions as </w:t>
      </w:r>
      <w:r w:rsidR="008D59DA">
        <w:rPr>
          <w:rFonts w:ascii="Arial" w:eastAsia="Arial" w:hAnsi="Arial" w:cs="Arial"/>
          <w:iCs/>
          <w:sz w:val="22"/>
          <w:szCs w:val="22"/>
        </w:rPr>
        <w:t>a negative influence on their scores</w:t>
      </w:r>
      <w:r w:rsidR="002C3694">
        <w:rPr>
          <w:rFonts w:ascii="Arial" w:eastAsia="Arial" w:hAnsi="Arial" w:cs="Arial"/>
          <w:iCs/>
          <w:sz w:val="22"/>
          <w:szCs w:val="22"/>
        </w:rPr>
        <w:t xml:space="preserve">; </w:t>
      </w:r>
      <w:r w:rsidR="00484EFB">
        <w:rPr>
          <w:rFonts w:ascii="Arial" w:eastAsia="Arial" w:hAnsi="Arial" w:cs="Arial"/>
          <w:iCs/>
          <w:sz w:val="22"/>
          <w:szCs w:val="22"/>
        </w:rPr>
        <w:t xml:space="preserve">there were </w:t>
      </w:r>
      <w:r w:rsidR="00AF3153" w:rsidRPr="00A3783C">
        <w:rPr>
          <w:rFonts w:ascii="Arial" w:eastAsia="Arial" w:hAnsi="Arial" w:cs="Arial"/>
          <w:iCs/>
          <w:sz w:val="22"/>
          <w:szCs w:val="22"/>
        </w:rPr>
        <w:t xml:space="preserve">treatment group </w:t>
      </w:r>
      <w:r w:rsidR="00C268BE" w:rsidRPr="00A3783C">
        <w:rPr>
          <w:rFonts w:ascii="Arial" w:eastAsia="Arial" w:hAnsi="Arial" w:cs="Arial"/>
          <w:iCs/>
          <w:sz w:val="22"/>
          <w:szCs w:val="22"/>
        </w:rPr>
        <w:t xml:space="preserve">subjects </w:t>
      </w:r>
      <w:r w:rsidR="00484EFB">
        <w:rPr>
          <w:rFonts w:ascii="Arial" w:eastAsia="Arial" w:hAnsi="Arial" w:cs="Arial"/>
          <w:iCs/>
          <w:sz w:val="22"/>
          <w:szCs w:val="22"/>
        </w:rPr>
        <w:t xml:space="preserve">who </w:t>
      </w:r>
      <w:r w:rsidR="002C3694">
        <w:rPr>
          <w:rFonts w:ascii="Arial" w:eastAsia="Arial" w:hAnsi="Arial" w:cs="Arial"/>
          <w:iCs/>
          <w:sz w:val="22"/>
          <w:szCs w:val="22"/>
        </w:rPr>
        <w:t>had an improved memory performance in the presence of distractions compared to in silence</w:t>
      </w:r>
      <w:r w:rsidR="00AF0076">
        <w:rPr>
          <w:rFonts w:ascii="Arial" w:eastAsia="Arial" w:hAnsi="Arial" w:cs="Arial"/>
          <w:iCs/>
          <w:sz w:val="22"/>
          <w:szCs w:val="22"/>
        </w:rPr>
        <w:t xml:space="preserve"> </w:t>
      </w:r>
      <w:r w:rsidR="009F4904" w:rsidRPr="00A3783C">
        <w:rPr>
          <w:rFonts w:ascii="Arial" w:eastAsia="Arial" w:hAnsi="Arial" w:cs="Arial"/>
          <w:iCs/>
          <w:sz w:val="22"/>
          <w:szCs w:val="22"/>
        </w:rPr>
        <w:t>(</w:t>
      </w:r>
      <w:r w:rsidR="00BB2F78" w:rsidRPr="006E652D">
        <w:rPr>
          <w:rFonts w:ascii="Arial" w:eastAsia="Arial" w:hAnsi="Arial" w:cs="Arial"/>
          <w:b/>
          <w:bCs/>
          <w:iCs/>
          <w:sz w:val="22"/>
          <w:szCs w:val="22"/>
        </w:rPr>
        <w:t xml:space="preserve">Table </w:t>
      </w:r>
      <w:r w:rsidR="00FD1230">
        <w:rPr>
          <w:rFonts w:ascii="Arial" w:eastAsia="Arial" w:hAnsi="Arial" w:cs="Arial"/>
          <w:b/>
          <w:bCs/>
          <w:iCs/>
          <w:sz w:val="22"/>
          <w:szCs w:val="22"/>
        </w:rPr>
        <w:t>3</w:t>
      </w:r>
      <w:r w:rsidR="009F4904" w:rsidRPr="00A3783C">
        <w:rPr>
          <w:rFonts w:ascii="Arial" w:eastAsia="Arial" w:hAnsi="Arial" w:cs="Arial"/>
          <w:iCs/>
          <w:sz w:val="22"/>
          <w:szCs w:val="22"/>
        </w:rPr>
        <w:t>).</w:t>
      </w:r>
      <w:r w:rsidR="002C3694">
        <w:rPr>
          <w:rFonts w:ascii="Arial" w:eastAsia="Arial" w:hAnsi="Arial" w:cs="Arial"/>
          <w:iCs/>
          <w:sz w:val="22"/>
          <w:szCs w:val="22"/>
        </w:rPr>
        <w:t xml:space="preserve"> The positive impact </w:t>
      </w:r>
      <w:r w:rsidR="00106C77">
        <w:rPr>
          <w:rFonts w:ascii="Arial" w:eastAsia="Arial" w:hAnsi="Arial" w:cs="Arial"/>
          <w:iCs/>
          <w:sz w:val="22"/>
          <w:szCs w:val="22"/>
        </w:rPr>
        <w:t>of</w:t>
      </w:r>
      <w:r w:rsidR="002C3694">
        <w:rPr>
          <w:rFonts w:ascii="Arial" w:eastAsia="Arial" w:hAnsi="Arial" w:cs="Arial"/>
          <w:iCs/>
          <w:sz w:val="22"/>
          <w:szCs w:val="22"/>
        </w:rPr>
        <w:t xml:space="preserve"> distractions for the treatment group makes the </w:t>
      </w:r>
      <w:r w:rsidR="009F4904" w:rsidRPr="00A3783C">
        <w:rPr>
          <w:rFonts w:ascii="Arial" w:eastAsia="Arial" w:hAnsi="Arial" w:cs="Arial"/>
          <w:iCs/>
          <w:sz w:val="22"/>
          <w:szCs w:val="22"/>
        </w:rPr>
        <w:t xml:space="preserve">interventions </w:t>
      </w:r>
      <w:r w:rsidR="002C3694" w:rsidRPr="00A3783C">
        <w:rPr>
          <w:rFonts w:ascii="Arial" w:eastAsia="Arial" w:hAnsi="Arial" w:cs="Arial"/>
          <w:iCs/>
          <w:sz w:val="22"/>
          <w:szCs w:val="22"/>
        </w:rPr>
        <w:t>unbalanced</w:t>
      </w:r>
      <w:r w:rsidR="002C3694">
        <w:rPr>
          <w:rFonts w:ascii="Arial" w:eastAsia="Arial" w:hAnsi="Arial" w:cs="Arial"/>
          <w:iCs/>
          <w:sz w:val="22"/>
          <w:szCs w:val="22"/>
        </w:rPr>
        <w:t xml:space="preserve">, which </w:t>
      </w:r>
      <w:r w:rsidR="009F4904" w:rsidRPr="00A3783C">
        <w:rPr>
          <w:rFonts w:ascii="Arial" w:eastAsia="Arial" w:hAnsi="Arial" w:cs="Arial"/>
          <w:iCs/>
          <w:sz w:val="22"/>
          <w:szCs w:val="22"/>
        </w:rPr>
        <w:t>could impact the</w:t>
      </w:r>
      <w:r w:rsidR="00A32E6D" w:rsidRPr="00A3783C">
        <w:rPr>
          <w:rFonts w:ascii="Arial" w:eastAsia="Arial" w:hAnsi="Arial" w:cs="Arial"/>
          <w:iCs/>
          <w:sz w:val="22"/>
          <w:szCs w:val="22"/>
        </w:rPr>
        <w:t xml:space="preserve"> </w:t>
      </w:r>
      <w:r w:rsidR="002C3694">
        <w:rPr>
          <w:rFonts w:ascii="Arial" w:eastAsia="Arial" w:hAnsi="Arial" w:cs="Arial"/>
          <w:iCs/>
          <w:sz w:val="22"/>
          <w:szCs w:val="22"/>
        </w:rPr>
        <w:t xml:space="preserve">study’s </w:t>
      </w:r>
      <w:r w:rsidR="00A32E6D" w:rsidRPr="00A3783C">
        <w:rPr>
          <w:rFonts w:ascii="Arial" w:eastAsia="Arial" w:hAnsi="Arial" w:cs="Arial"/>
          <w:iCs/>
          <w:sz w:val="22"/>
          <w:szCs w:val="22"/>
        </w:rPr>
        <w:t>short- and long-term results</w:t>
      </w:r>
      <w:r w:rsidR="009F4904" w:rsidRPr="00A3783C">
        <w:rPr>
          <w:rFonts w:ascii="Arial" w:eastAsia="Arial" w:hAnsi="Arial" w:cs="Arial"/>
          <w:iCs/>
          <w:sz w:val="22"/>
          <w:szCs w:val="22"/>
        </w:rPr>
        <w:t xml:space="preserve">. For instance, </w:t>
      </w:r>
      <w:r w:rsidR="00444DC2">
        <w:rPr>
          <w:rFonts w:ascii="Arial" w:eastAsia="Arial" w:hAnsi="Arial" w:cs="Arial"/>
          <w:iCs/>
          <w:sz w:val="22"/>
          <w:szCs w:val="22"/>
        </w:rPr>
        <w:t>13</w:t>
      </w:r>
      <w:r w:rsidR="00A32E6D" w:rsidRPr="00A3783C">
        <w:rPr>
          <w:rFonts w:ascii="Arial" w:eastAsia="Arial" w:hAnsi="Arial" w:cs="Arial"/>
          <w:iCs/>
          <w:sz w:val="22"/>
          <w:szCs w:val="22"/>
        </w:rPr>
        <w:t xml:space="preserve"> </w:t>
      </w:r>
      <w:r w:rsidR="009F4904" w:rsidRPr="00A3783C">
        <w:rPr>
          <w:rFonts w:ascii="Arial" w:eastAsia="Arial" w:hAnsi="Arial" w:cs="Arial"/>
          <w:iCs/>
          <w:sz w:val="22"/>
          <w:szCs w:val="22"/>
        </w:rPr>
        <w:t xml:space="preserve">subjects in the treatment group saw </w:t>
      </w:r>
      <w:r w:rsidR="00A32E6D" w:rsidRPr="00A3783C">
        <w:rPr>
          <w:rFonts w:ascii="Arial" w:eastAsia="Arial" w:hAnsi="Arial" w:cs="Arial"/>
          <w:iCs/>
          <w:sz w:val="22"/>
          <w:szCs w:val="22"/>
        </w:rPr>
        <w:t xml:space="preserve">lyrical music </w:t>
      </w:r>
      <w:r w:rsidR="00106C77">
        <w:rPr>
          <w:rFonts w:ascii="Arial" w:eastAsia="Arial" w:hAnsi="Arial" w:cs="Arial"/>
          <w:iCs/>
          <w:sz w:val="22"/>
          <w:szCs w:val="22"/>
        </w:rPr>
        <w:t xml:space="preserve">improve their memory performance </w:t>
      </w:r>
      <w:r w:rsidR="00106C77" w:rsidRPr="00A3783C">
        <w:rPr>
          <w:rFonts w:ascii="Arial" w:eastAsia="Arial" w:hAnsi="Arial" w:cs="Arial"/>
          <w:iCs/>
          <w:sz w:val="22"/>
          <w:szCs w:val="22"/>
        </w:rPr>
        <w:t>(</w:t>
      </w:r>
      <w:r w:rsidR="00106C77" w:rsidRPr="007A7B50">
        <w:rPr>
          <w:rFonts w:ascii="Arial" w:eastAsia="Arial" w:hAnsi="Arial" w:cs="Arial"/>
          <w:b/>
          <w:bCs/>
          <w:iCs/>
          <w:sz w:val="22"/>
          <w:szCs w:val="22"/>
        </w:rPr>
        <w:t xml:space="preserve">Table </w:t>
      </w:r>
      <w:r w:rsidR="00FD1230">
        <w:rPr>
          <w:rFonts w:ascii="Arial" w:eastAsia="Arial" w:hAnsi="Arial" w:cs="Arial"/>
          <w:b/>
          <w:bCs/>
          <w:iCs/>
          <w:sz w:val="22"/>
          <w:szCs w:val="22"/>
        </w:rPr>
        <w:t>3</w:t>
      </w:r>
      <w:r w:rsidR="00106C77" w:rsidRPr="00A3783C">
        <w:rPr>
          <w:rFonts w:ascii="Arial" w:eastAsia="Arial" w:hAnsi="Arial" w:cs="Arial"/>
          <w:iCs/>
          <w:sz w:val="22"/>
          <w:szCs w:val="22"/>
        </w:rPr>
        <w:t>)</w:t>
      </w:r>
      <w:r w:rsidR="008506E6">
        <w:rPr>
          <w:rFonts w:ascii="Arial" w:eastAsia="Arial" w:hAnsi="Arial" w:cs="Arial"/>
          <w:iCs/>
          <w:sz w:val="22"/>
          <w:szCs w:val="22"/>
        </w:rPr>
        <w:t xml:space="preserve">. </w:t>
      </w:r>
      <w:r w:rsidR="00106C77">
        <w:rPr>
          <w:rFonts w:ascii="Arial" w:eastAsia="Arial" w:hAnsi="Arial" w:cs="Arial"/>
          <w:iCs/>
          <w:sz w:val="22"/>
          <w:szCs w:val="22"/>
        </w:rPr>
        <w:t xml:space="preserve">Contrast this to </w:t>
      </w:r>
      <w:r w:rsidR="009F4904" w:rsidRPr="00A3783C">
        <w:rPr>
          <w:rFonts w:ascii="Arial" w:eastAsia="Arial" w:hAnsi="Arial" w:cs="Arial"/>
          <w:iCs/>
          <w:sz w:val="22"/>
          <w:szCs w:val="22"/>
        </w:rPr>
        <w:t xml:space="preserve">the </w:t>
      </w:r>
      <w:r w:rsidR="00A81C5F" w:rsidRPr="00A3783C">
        <w:rPr>
          <w:rFonts w:ascii="Arial" w:eastAsia="Arial" w:hAnsi="Arial" w:cs="Arial"/>
          <w:iCs/>
          <w:sz w:val="22"/>
          <w:szCs w:val="22"/>
        </w:rPr>
        <w:t xml:space="preserve">control </w:t>
      </w:r>
      <w:r w:rsidR="009F4904" w:rsidRPr="00A3783C">
        <w:rPr>
          <w:rFonts w:ascii="Arial" w:eastAsia="Arial" w:hAnsi="Arial" w:cs="Arial"/>
          <w:iCs/>
          <w:sz w:val="22"/>
          <w:szCs w:val="22"/>
        </w:rPr>
        <w:t>group</w:t>
      </w:r>
      <w:r w:rsidR="00106C77">
        <w:rPr>
          <w:rFonts w:ascii="Arial" w:eastAsia="Arial" w:hAnsi="Arial" w:cs="Arial"/>
          <w:iCs/>
          <w:sz w:val="22"/>
          <w:szCs w:val="22"/>
        </w:rPr>
        <w:t xml:space="preserve">, who </w:t>
      </w:r>
      <w:r w:rsidR="009F4904" w:rsidRPr="00A3783C">
        <w:rPr>
          <w:rFonts w:ascii="Arial" w:eastAsia="Arial" w:hAnsi="Arial" w:cs="Arial"/>
          <w:iCs/>
          <w:sz w:val="22"/>
          <w:szCs w:val="22"/>
        </w:rPr>
        <w:t>were told</w:t>
      </w:r>
      <w:r w:rsidR="00A32E6D" w:rsidRPr="00A3783C">
        <w:rPr>
          <w:rFonts w:ascii="Arial" w:eastAsia="Arial" w:hAnsi="Arial" w:cs="Arial"/>
          <w:iCs/>
          <w:sz w:val="22"/>
          <w:szCs w:val="22"/>
        </w:rPr>
        <w:t xml:space="preserve"> </w:t>
      </w:r>
      <w:r w:rsidR="008506E6">
        <w:rPr>
          <w:rFonts w:ascii="Arial" w:eastAsia="Arial" w:hAnsi="Arial" w:cs="Arial"/>
          <w:iCs/>
          <w:sz w:val="22"/>
          <w:szCs w:val="22"/>
        </w:rPr>
        <w:t xml:space="preserve">that </w:t>
      </w:r>
      <w:r w:rsidR="00A32E6D" w:rsidRPr="00A3783C">
        <w:rPr>
          <w:rFonts w:ascii="Arial" w:eastAsia="Arial" w:hAnsi="Arial" w:cs="Arial"/>
          <w:iCs/>
          <w:sz w:val="22"/>
          <w:szCs w:val="22"/>
        </w:rPr>
        <w:t xml:space="preserve">listening to lyrical music negatively impacts </w:t>
      </w:r>
      <w:r w:rsidR="00106C77">
        <w:rPr>
          <w:rFonts w:ascii="Arial" w:eastAsia="Arial" w:hAnsi="Arial" w:cs="Arial"/>
          <w:iCs/>
          <w:sz w:val="22"/>
          <w:szCs w:val="22"/>
        </w:rPr>
        <w:t xml:space="preserve">cognitive </w:t>
      </w:r>
      <w:r w:rsidR="00A32E6D" w:rsidRPr="00A3783C">
        <w:rPr>
          <w:rFonts w:ascii="Arial" w:eastAsia="Arial" w:hAnsi="Arial" w:cs="Arial"/>
          <w:iCs/>
          <w:sz w:val="22"/>
          <w:szCs w:val="22"/>
        </w:rPr>
        <w:t>skills</w:t>
      </w:r>
      <w:r w:rsidR="00106C77">
        <w:rPr>
          <w:rFonts w:ascii="Arial" w:eastAsia="Arial" w:hAnsi="Arial" w:cs="Arial"/>
          <w:iCs/>
          <w:sz w:val="22"/>
          <w:szCs w:val="22"/>
        </w:rPr>
        <w:t xml:space="preserve"> (</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106C77">
        <w:rPr>
          <w:rFonts w:ascii="Arial" w:eastAsia="Arial" w:hAnsi="Arial" w:cs="Arial"/>
          <w:iCs/>
          <w:sz w:val="22"/>
          <w:szCs w:val="22"/>
        </w:rPr>
        <w:t xml:space="preserve">). </w:t>
      </w:r>
      <w:r w:rsidR="00AF4252">
        <w:rPr>
          <w:rFonts w:ascii="Arial" w:eastAsia="Arial" w:hAnsi="Arial" w:cs="Arial"/>
          <w:iCs/>
          <w:sz w:val="22"/>
          <w:szCs w:val="22"/>
        </w:rPr>
        <w:t>Subjects could have then made</w:t>
      </w:r>
      <w:r w:rsidR="00106C77">
        <w:rPr>
          <w:rFonts w:ascii="Arial" w:eastAsia="Arial" w:hAnsi="Arial" w:cs="Arial"/>
          <w:iCs/>
          <w:sz w:val="22"/>
          <w:szCs w:val="22"/>
        </w:rPr>
        <w:t xml:space="preserve"> </w:t>
      </w:r>
      <w:r w:rsidR="009F4904" w:rsidRPr="00A3783C">
        <w:rPr>
          <w:rFonts w:ascii="Arial" w:eastAsia="Arial" w:hAnsi="Arial" w:cs="Arial"/>
          <w:iCs/>
          <w:sz w:val="22"/>
          <w:szCs w:val="22"/>
        </w:rPr>
        <w:t xml:space="preserve">opposite </w:t>
      </w:r>
      <w:r w:rsidR="00A32E6D" w:rsidRPr="00A3783C">
        <w:rPr>
          <w:rFonts w:ascii="Arial" w:eastAsia="Arial" w:hAnsi="Arial" w:cs="Arial"/>
          <w:iCs/>
          <w:sz w:val="22"/>
          <w:szCs w:val="22"/>
        </w:rPr>
        <w:t xml:space="preserve">initial commitments </w:t>
      </w:r>
      <w:r w:rsidR="00015F18">
        <w:rPr>
          <w:rFonts w:ascii="Arial" w:eastAsia="Arial" w:hAnsi="Arial" w:cs="Arial"/>
          <w:iCs/>
          <w:sz w:val="22"/>
          <w:szCs w:val="22"/>
        </w:rPr>
        <w:t xml:space="preserve">because of </w:t>
      </w:r>
      <w:r w:rsidR="00AF4252">
        <w:rPr>
          <w:rFonts w:ascii="Arial" w:eastAsia="Arial" w:hAnsi="Arial" w:cs="Arial"/>
          <w:iCs/>
          <w:sz w:val="22"/>
          <w:szCs w:val="22"/>
        </w:rPr>
        <w:t>what they learned</w:t>
      </w:r>
      <w:r w:rsidR="00015F18">
        <w:rPr>
          <w:rFonts w:ascii="Arial" w:eastAsia="Arial" w:hAnsi="Arial" w:cs="Arial"/>
          <w:iCs/>
          <w:sz w:val="22"/>
          <w:szCs w:val="22"/>
        </w:rPr>
        <w:t>, not how they learned it</w:t>
      </w:r>
      <w:r w:rsidR="009F4904" w:rsidRPr="00A3783C">
        <w:rPr>
          <w:rFonts w:ascii="Arial" w:eastAsia="Arial" w:hAnsi="Arial" w:cs="Arial"/>
          <w:iCs/>
          <w:sz w:val="22"/>
          <w:szCs w:val="22"/>
        </w:rPr>
        <w:t xml:space="preserve">. </w:t>
      </w:r>
      <w:r w:rsidR="00106C77">
        <w:rPr>
          <w:rFonts w:ascii="Arial" w:eastAsia="Arial" w:hAnsi="Arial" w:cs="Arial"/>
          <w:iCs/>
          <w:sz w:val="22"/>
          <w:szCs w:val="22"/>
        </w:rPr>
        <w:t xml:space="preserve">To address this difference, we </w:t>
      </w:r>
      <w:r>
        <w:rPr>
          <w:rFonts w:ascii="Arial" w:eastAsia="Arial" w:hAnsi="Arial" w:cs="Arial"/>
          <w:iCs/>
          <w:sz w:val="22"/>
          <w:szCs w:val="22"/>
        </w:rPr>
        <w:t>w</w:t>
      </w:r>
      <w:r w:rsidR="00106C77">
        <w:rPr>
          <w:rFonts w:ascii="Arial" w:eastAsia="Arial" w:hAnsi="Arial" w:cs="Arial"/>
          <w:iCs/>
          <w:sz w:val="22"/>
          <w:szCs w:val="22"/>
        </w:rPr>
        <w:t xml:space="preserve">ould modify the control group’s treatment to </w:t>
      </w:r>
      <w:r w:rsidR="00802B6F" w:rsidRPr="00A3783C">
        <w:rPr>
          <w:rFonts w:ascii="Arial" w:eastAsia="Arial" w:hAnsi="Arial" w:cs="Arial"/>
          <w:iCs/>
          <w:sz w:val="22"/>
          <w:szCs w:val="22"/>
        </w:rPr>
        <w:t>includ</w:t>
      </w:r>
      <w:r w:rsidR="00106C77">
        <w:rPr>
          <w:rFonts w:ascii="Arial" w:eastAsia="Arial" w:hAnsi="Arial" w:cs="Arial"/>
          <w:iCs/>
          <w:sz w:val="22"/>
          <w:szCs w:val="22"/>
        </w:rPr>
        <w:t>e</w:t>
      </w:r>
      <w:r w:rsidR="00802B6F" w:rsidRPr="00A3783C">
        <w:rPr>
          <w:rFonts w:ascii="Arial" w:eastAsia="Arial" w:hAnsi="Arial" w:cs="Arial"/>
          <w:iCs/>
          <w:sz w:val="22"/>
          <w:szCs w:val="22"/>
        </w:rPr>
        <w:t xml:space="preserve"> positive and negative facts about the effects of various electronic distraction</w:t>
      </w:r>
      <w:r>
        <w:rPr>
          <w:rFonts w:ascii="Arial" w:eastAsia="Arial" w:hAnsi="Arial" w:cs="Arial"/>
          <w:iCs/>
          <w:sz w:val="22"/>
          <w:szCs w:val="22"/>
        </w:rPr>
        <w:t xml:space="preserve">s to </w:t>
      </w:r>
      <w:r w:rsidR="00255F47" w:rsidRPr="00A3783C">
        <w:rPr>
          <w:rFonts w:ascii="Arial" w:eastAsia="Arial" w:hAnsi="Arial" w:cs="Arial"/>
          <w:iCs/>
          <w:sz w:val="22"/>
          <w:szCs w:val="22"/>
        </w:rPr>
        <w:t>simulate a</w:t>
      </w:r>
      <w:r w:rsidR="00106C77">
        <w:rPr>
          <w:rFonts w:ascii="Arial" w:eastAsia="Arial" w:hAnsi="Arial" w:cs="Arial"/>
          <w:iCs/>
          <w:sz w:val="22"/>
          <w:szCs w:val="22"/>
        </w:rPr>
        <w:t xml:space="preserve">n </w:t>
      </w:r>
      <w:r w:rsidR="00255F47" w:rsidRPr="00A3783C">
        <w:rPr>
          <w:rFonts w:ascii="Arial" w:eastAsia="Arial" w:hAnsi="Arial" w:cs="Arial"/>
          <w:iCs/>
          <w:sz w:val="22"/>
          <w:szCs w:val="22"/>
        </w:rPr>
        <w:t>experience</w:t>
      </w:r>
      <w:r w:rsidR="00802B6F" w:rsidRPr="00A3783C">
        <w:rPr>
          <w:rFonts w:ascii="Arial" w:eastAsia="Arial" w:hAnsi="Arial" w:cs="Arial"/>
          <w:iCs/>
          <w:sz w:val="22"/>
          <w:szCs w:val="22"/>
        </w:rPr>
        <w:t xml:space="preserve"> </w:t>
      </w:r>
      <w:r w:rsidR="00106C77">
        <w:rPr>
          <w:rFonts w:ascii="Arial" w:eastAsia="Arial" w:hAnsi="Arial" w:cs="Arial"/>
          <w:iCs/>
          <w:sz w:val="22"/>
          <w:szCs w:val="22"/>
        </w:rPr>
        <w:t xml:space="preserve">more like </w:t>
      </w:r>
      <w:r w:rsidR="00B00E3E">
        <w:rPr>
          <w:rFonts w:ascii="Arial" w:eastAsia="Arial" w:hAnsi="Arial" w:cs="Arial"/>
          <w:iCs/>
          <w:sz w:val="22"/>
          <w:szCs w:val="22"/>
        </w:rPr>
        <w:t xml:space="preserve">that of </w:t>
      </w:r>
      <w:r w:rsidR="00106C77">
        <w:rPr>
          <w:rFonts w:ascii="Arial" w:eastAsia="Arial" w:hAnsi="Arial" w:cs="Arial"/>
          <w:iCs/>
          <w:sz w:val="22"/>
          <w:szCs w:val="22"/>
        </w:rPr>
        <w:t>the treatment group</w:t>
      </w:r>
      <w:r w:rsidR="00802B6F" w:rsidRPr="00A3783C">
        <w:rPr>
          <w:rFonts w:ascii="Arial" w:eastAsia="Arial" w:hAnsi="Arial" w:cs="Arial"/>
          <w:iCs/>
          <w:sz w:val="22"/>
          <w:szCs w:val="22"/>
        </w:rPr>
        <w:t>.</w:t>
      </w:r>
    </w:p>
    <w:p w14:paraId="0B15D2F0" w14:textId="643E4E1A" w:rsidR="000A4EC2" w:rsidRDefault="00B83D79"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 xml:space="preserve">Additionally, </w:t>
      </w:r>
      <w:r w:rsidR="00E8053D">
        <w:rPr>
          <w:rFonts w:ascii="Arial" w:eastAsia="Arial" w:hAnsi="Arial" w:cs="Arial"/>
          <w:iCs/>
          <w:sz w:val="22"/>
          <w:szCs w:val="22"/>
        </w:rPr>
        <w:t xml:space="preserve">because </w:t>
      </w:r>
      <w:r w:rsidR="00A22BDE" w:rsidRPr="00A3783C">
        <w:rPr>
          <w:rFonts w:ascii="Arial" w:eastAsia="Arial" w:hAnsi="Arial" w:cs="Arial"/>
          <w:iCs/>
          <w:sz w:val="22"/>
          <w:szCs w:val="22"/>
        </w:rPr>
        <w:t>simulating a standardized presence of social media or text message notifications for all subjects</w:t>
      </w:r>
      <w:r w:rsidR="00E8053D">
        <w:rPr>
          <w:rFonts w:ascii="Arial" w:eastAsia="Arial" w:hAnsi="Arial" w:cs="Arial"/>
          <w:iCs/>
          <w:sz w:val="22"/>
          <w:szCs w:val="22"/>
        </w:rPr>
        <w:t xml:space="preserve"> was not feasible</w:t>
      </w:r>
      <w:r w:rsidR="00A22BDE" w:rsidRPr="00A3783C">
        <w:rPr>
          <w:rFonts w:ascii="Arial" w:eastAsia="Arial" w:hAnsi="Arial" w:cs="Arial"/>
          <w:iCs/>
          <w:sz w:val="22"/>
          <w:szCs w:val="22"/>
        </w:rPr>
        <w:t xml:space="preserve">, </w:t>
      </w:r>
      <w:r w:rsidR="00E03F43">
        <w:rPr>
          <w:rFonts w:ascii="Arial" w:eastAsia="Arial" w:hAnsi="Arial" w:cs="Arial"/>
          <w:iCs/>
          <w:sz w:val="22"/>
          <w:szCs w:val="22"/>
        </w:rPr>
        <w:t xml:space="preserve">we eliminated </w:t>
      </w:r>
      <w:r w:rsidR="00A22BDE" w:rsidRPr="00A3783C">
        <w:rPr>
          <w:rFonts w:ascii="Arial" w:eastAsia="Arial" w:hAnsi="Arial" w:cs="Arial"/>
          <w:iCs/>
          <w:sz w:val="22"/>
          <w:szCs w:val="22"/>
        </w:rPr>
        <w:t xml:space="preserve">cell phones </w:t>
      </w:r>
      <w:r w:rsidR="00E03F43">
        <w:rPr>
          <w:rFonts w:ascii="Arial" w:eastAsia="Arial" w:hAnsi="Arial" w:cs="Arial"/>
          <w:iCs/>
          <w:sz w:val="22"/>
          <w:szCs w:val="22"/>
        </w:rPr>
        <w:t xml:space="preserve">as </w:t>
      </w:r>
      <w:r w:rsidR="00A22BDE" w:rsidRPr="00A3783C">
        <w:rPr>
          <w:rFonts w:ascii="Arial" w:eastAsia="Arial" w:hAnsi="Arial" w:cs="Arial"/>
          <w:iCs/>
          <w:sz w:val="22"/>
          <w:szCs w:val="22"/>
        </w:rPr>
        <w:t xml:space="preserve">a distraction for the treatment group, despite </w:t>
      </w:r>
      <w:r w:rsidR="00133C24">
        <w:rPr>
          <w:rFonts w:ascii="Arial" w:eastAsia="Arial" w:hAnsi="Arial" w:cs="Arial"/>
          <w:iCs/>
          <w:sz w:val="22"/>
          <w:szCs w:val="22"/>
        </w:rPr>
        <w:t xml:space="preserve">them </w:t>
      </w:r>
      <w:r w:rsidR="00A22BDE" w:rsidRPr="00A3783C">
        <w:rPr>
          <w:rFonts w:ascii="Arial" w:eastAsia="Arial" w:hAnsi="Arial" w:cs="Arial"/>
          <w:iCs/>
          <w:sz w:val="22"/>
          <w:szCs w:val="22"/>
        </w:rPr>
        <w:t xml:space="preserve">being the most common distraction </w:t>
      </w:r>
      <w:r>
        <w:rPr>
          <w:rFonts w:ascii="Arial" w:eastAsia="Arial" w:hAnsi="Arial" w:cs="Arial"/>
          <w:iCs/>
          <w:sz w:val="22"/>
          <w:szCs w:val="22"/>
        </w:rPr>
        <w:t>reported by participants in the pre-intervention survey</w:t>
      </w:r>
      <w:r w:rsidR="00A22BDE" w:rsidRPr="00A3783C">
        <w:rPr>
          <w:rFonts w:ascii="Arial" w:eastAsia="Arial" w:hAnsi="Arial" w:cs="Arial"/>
          <w:iCs/>
          <w:sz w:val="22"/>
          <w:szCs w:val="22"/>
        </w:rPr>
        <w:t xml:space="preserve">. However, the effect of cell phones was still included in the control group’s </w:t>
      </w:r>
      <w:r w:rsidR="0030161C">
        <w:rPr>
          <w:rFonts w:ascii="Arial" w:eastAsia="Arial" w:hAnsi="Arial" w:cs="Arial"/>
          <w:iCs/>
          <w:sz w:val="22"/>
          <w:szCs w:val="22"/>
        </w:rPr>
        <w:t xml:space="preserve">intervention </w:t>
      </w:r>
      <w:r w:rsidR="00A22BDE" w:rsidRPr="00A3783C">
        <w:rPr>
          <w:rFonts w:ascii="Arial" w:eastAsia="Arial" w:hAnsi="Arial" w:cs="Arial"/>
          <w:iCs/>
          <w:sz w:val="22"/>
          <w:szCs w:val="22"/>
        </w:rPr>
        <w:t>(</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A22BDE" w:rsidRPr="00A3783C">
        <w:rPr>
          <w:rFonts w:ascii="Arial" w:eastAsia="Arial" w:hAnsi="Arial" w:cs="Arial"/>
          <w:iCs/>
          <w:sz w:val="22"/>
          <w:szCs w:val="22"/>
        </w:rPr>
        <w:t xml:space="preserve">). </w:t>
      </w:r>
      <w:r w:rsidR="000C7D1D">
        <w:rPr>
          <w:rFonts w:ascii="Arial" w:eastAsia="Arial" w:hAnsi="Arial" w:cs="Arial"/>
          <w:iCs/>
          <w:sz w:val="22"/>
          <w:szCs w:val="22"/>
        </w:rPr>
        <w:t>Again, l</w:t>
      </w:r>
      <w:r w:rsidR="00734C8A">
        <w:rPr>
          <w:rFonts w:ascii="Arial" w:eastAsia="Arial" w:hAnsi="Arial" w:cs="Arial"/>
          <w:iCs/>
          <w:sz w:val="22"/>
          <w:szCs w:val="22"/>
        </w:rPr>
        <w:t xml:space="preserve">earning about different distractions may have impacted why the subjects decided whether to change their habits. </w:t>
      </w:r>
    </w:p>
    <w:p w14:paraId="460581CC" w14:textId="5F60C571" w:rsidR="000A4EC2" w:rsidRDefault="00234405"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One potential cause for error was</w:t>
      </w:r>
      <w:r w:rsidR="00751F7A">
        <w:rPr>
          <w:rFonts w:ascii="Arial" w:eastAsia="Arial" w:hAnsi="Arial" w:cs="Arial"/>
          <w:iCs/>
          <w:sz w:val="22"/>
          <w:szCs w:val="22"/>
        </w:rPr>
        <w:t xml:space="preserve"> t</w:t>
      </w:r>
      <w:r w:rsidR="00A22BDE" w:rsidRPr="00A3783C">
        <w:rPr>
          <w:rFonts w:ascii="Arial" w:eastAsia="Arial" w:hAnsi="Arial" w:cs="Arial"/>
          <w:iCs/>
          <w:sz w:val="22"/>
          <w:szCs w:val="22"/>
        </w:rPr>
        <w:t>he decrease in participation throughout the study. While</w:t>
      </w:r>
      <w:r w:rsidR="000C7D1D">
        <w:rPr>
          <w:rFonts w:ascii="Arial" w:eastAsia="Arial" w:hAnsi="Arial" w:cs="Arial"/>
          <w:iCs/>
          <w:sz w:val="22"/>
          <w:szCs w:val="22"/>
        </w:rPr>
        <w:t xml:space="preserve"> we found</w:t>
      </w:r>
      <w:r w:rsidR="00A22BDE" w:rsidRPr="00A3783C">
        <w:rPr>
          <w:rFonts w:ascii="Arial" w:eastAsia="Arial" w:hAnsi="Arial" w:cs="Arial"/>
          <w:iCs/>
          <w:sz w:val="22"/>
          <w:szCs w:val="22"/>
        </w:rPr>
        <w:t xml:space="preserve"> that the changes in gender and grade demographics </w:t>
      </w:r>
      <w:r w:rsidR="00ED546B">
        <w:rPr>
          <w:rFonts w:ascii="Arial" w:eastAsia="Arial" w:hAnsi="Arial" w:cs="Arial"/>
          <w:iCs/>
          <w:sz w:val="22"/>
          <w:szCs w:val="22"/>
        </w:rPr>
        <w:t>were not</w:t>
      </w:r>
      <w:r w:rsidR="00ED546B" w:rsidRPr="00A3783C">
        <w:rPr>
          <w:rFonts w:ascii="Arial" w:eastAsia="Arial" w:hAnsi="Arial" w:cs="Arial"/>
          <w:iCs/>
          <w:sz w:val="22"/>
          <w:szCs w:val="22"/>
        </w:rPr>
        <w:t xml:space="preserve"> </w:t>
      </w:r>
      <w:r w:rsidR="00A22BDE" w:rsidRPr="00A3783C">
        <w:rPr>
          <w:rFonts w:ascii="Arial" w:eastAsia="Arial" w:hAnsi="Arial" w:cs="Arial"/>
          <w:iCs/>
          <w:sz w:val="22"/>
          <w:szCs w:val="22"/>
        </w:rPr>
        <w:t>significant</w:t>
      </w:r>
      <w:r>
        <w:rPr>
          <w:rFonts w:ascii="Arial" w:eastAsia="Arial" w:hAnsi="Arial" w:cs="Arial"/>
          <w:iCs/>
          <w:sz w:val="22"/>
          <w:szCs w:val="22"/>
        </w:rPr>
        <w:t>, they approached significance</w:t>
      </w:r>
      <w:r w:rsidR="008738F2">
        <w:rPr>
          <w:rFonts w:ascii="Arial" w:eastAsia="Arial" w:hAnsi="Arial" w:cs="Arial"/>
          <w:iCs/>
          <w:sz w:val="22"/>
          <w:szCs w:val="22"/>
        </w:rPr>
        <w:t>,</w:t>
      </w:r>
      <w:r>
        <w:rPr>
          <w:rFonts w:ascii="Arial" w:eastAsia="Arial" w:hAnsi="Arial" w:cs="Arial"/>
          <w:iCs/>
          <w:sz w:val="22"/>
          <w:szCs w:val="22"/>
        </w:rPr>
        <w:t xml:space="preserve"> and if they occurred again in a future version of this study</w:t>
      </w:r>
      <w:r w:rsidR="00A22BDE" w:rsidRPr="00A3783C">
        <w:rPr>
          <w:rFonts w:ascii="Arial" w:eastAsia="Arial" w:hAnsi="Arial" w:cs="Arial"/>
          <w:iCs/>
          <w:sz w:val="22"/>
          <w:szCs w:val="22"/>
        </w:rPr>
        <w:t xml:space="preserve">, they </w:t>
      </w:r>
      <w:r w:rsidR="00357266">
        <w:rPr>
          <w:rFonts w:ascii="Arial" w:eastAsia="Arial" w:hAnsi="Arial" w:cs="Arial"/>
          <w:iCs/>
          <w:sz w:val="22"/>
          <w:szCs w:val="22"/>
        </w:rPr>
        <w:t>could have decreased the general applicability of the findings</w:t>
      </w:r>
      <w:r>
        <w:rPr>
          <w:rFonts w:ascii="Arial" w:eastAsia="Arial" w:hAnsi="Arial" w:cs="Arial"/>
          <w:iCs/>
          <w:sz w:val="22"/>
          <w:szCs w:val="22"/>
        </w:rPr>
        <w:t xml:space="preserve"> (</w:t>
      </w:r>
      <w:r w:rsidR="00FD1230">
        <w:rPr>
          <w:rFonts w:ascii="Arial" w:eastAsia="Arial" w:hAnsi="Arial" w:cs="Arial"/>
          <w:b/>
          <w:bCs/>
          <w:iCs/>
          <w:sz w:val="22"/>
          <w:szCs w:val="22"/>
        </w:rPr>
        <w:t>Table 1</w:t>
      </w:r>
      <w:r>
        <w:rPr>
          <w:rFonts w:ascii="Arial" w:eastAsia="Arial" w:hAnsi="Arial" w:cs="Arial"/>
          <w:iCs/>
          <w:sz w:val="22"/>
          <w:szCs w:val="22"/>
        </w:rPr>
        <w:t>).</w:t>
      </w:r>
      <w:r w:rsidR="00A22BDE" w:rsidRPr="00A3783C">
        <w:rPr>
          <w:rFonts w:ascii="Arial" w:eastAsia="Arial" w:hAnsi="Arial" w:cs="Arial"/>
          <w:iCs/>
          <w:sz w:val="22"/>
          <w:szCs w:val="22"/>
        </w:rPr>
        <w:t xml:space="preserve"> </w:t>
      </w:r>
      <w:r>
        <w:rPr>
          <w:rFonts w:ascii="Arial" w:eastAsia="Arial" w:hAnsi="Arial" w:cs="Arial"/>
          <w:iCs/>
          <w:sz w:val="22"/>
          <w:szCs w:val="22"/>
        </w:rPr>
        <w:t xml:space="preserve">To address this, we recommend conducting this study again with a larger sample size and that results be corrected for shifts in subject demographics to reduce gender or grade bias. </w:t>
      </w:r>
    </w:p>
    <w:p w14:paraId="3F69F564" w14:textId="727F3F11" w:rsidR="000A4EC2" w:rsidRDefault="007101AF"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We are interested in further exploring the relationship between treatment group scores and their commitment to habit change. We would like</w:t>
      </w:r>
      <w:r w:rsidR="00B03E4E">
        <w:rPr>
          <w:rFonts w:ascii="Arial" w:eastAsia="Arial" w:hAnsi="Arial" w:cs="Arial"/>
          <w:iCs/>
          <w:sz w:val="22"/>
          <w:szCs w:val="22"/>
        </w:rPr>
        <w:t xml:space="preserve"> to q</w:t>
      </w:r>
      <w:r w:rsidR="008506E6">
        <w:rPr>
          <w:rFonts w:ascii="Arial" w:eastAsia="Arial" w:hAnsi="Arial" w:cs="Arial"/>
          <w:iCs/>
          <w:sz w:val="22"/>
          <w:szCs w:val="22"/>
        </w:rPr>
        <w:t>uantify</w:t>
      </w:r>
      <w:r w:rsidR="00A80725" w:rsidRPr="00A3783C">
        <w:rPr>
          <w:rFonts w:ascii="Arial" w:eastAsia="Arial" w:hAnsi="Arial" w:cs="Arial"/>
          <w:iCs/>
          <w:sz w:val="22"/>
          <w:szCs w:val="22"/>
        </w:rPr>
        <w:t xml:space="preserve"> the “tipping point” </w:t>
      </w:r>
      <w:r w:rsidR="00A32184">
        <w:rPr>
          <w:rFonts w:ascii="Arial" w:eastAsia="Arial" w:hAnsi="Arial" w:cs="Arial"/>
          <w:iCs/>
          <w:sz w:val="22"/>
          <w:szCs w:val="22"/>
        </w:rPr>
        <w:t xml:space="preserve">in memory performance </w:t>
      </w:r>
      <w:r w:rsidR="00A80725" w:rsidRPr="00A3783C">
        <w:rPr>
          <w:rFonts w:ascii="Arial" w:eastAsia="Arial" w:hAnsi="Arial" w:cs="Arial"/>
          <w:iCs/>
          <w:sz w:val="22"/>
          <w:szCs w:val="22"/>
        </w:rPr>
        <w:t xml:space="preserve">at which subjects in the treatment group decide to change their habits. </w:t>
      </w:r>
      <w:r w:rsidR="001A04E5" w:rsidRPr="00A3783C">
        <w:rPr>
          <w:rFonts w:ascii="Arial" w:eastAsia="Arial" w:hAnsi="Arial" w:cs="Arial"/>
          <w:iCs/>
          <w:sz w:val="22"/>
          <w:szCs w:val="22"/>
        </w:rPr>
        <w:t xml:space="preserve">Subjects’ </w:t>
      </w:r>
      <w:r w:rsidR="00A80725" w:rsidRPr="00A3783C">
        <w:rPr>
          <w:rFonts w:ascii="Arial" w:eastAsia="Arial" w:hAnsi="Arial" w:cs="Arial"/>
          <w:iCs/>
          <w:sz w:val="22"/>
          <w:szCs w:val="22"/>
        </w:rPr>
        <w:t xml:space="preserve">scores are numeric, so </w:t>
      </w:r>
      <w:r w:rsidR="00A32184">
        <w:rPr>
          <w:rFonts w:ascii="Arial" w:eastAsia="Arial" w:hAnsi="Arial" w:cs="Arial"/>
          <w:iCs/>
          <w:sz w:val="22"/>
          <w:szCs w:val="22"/>
        </w:rPr>
        <w:t>we</w:t>
      </w:r>
      <w:r w:rsidR="00A80725" w:rsidRPr="00A3783C">
        <w:rPr>
          <w:rFonts w:ascii="Arial" w:eastAsia="Arial" w:hAnsi="Arial" w:cs="Arial"/>
          <w:iCs/>
          <w:sz w:val="22"/>
          <w:szCs w:val="22"/>
        </w:rPr>
        <w:t xml:space="preserve"> could </w:t>
      </w:r>
      <w:r w:rsidR="00A32184">
        <w:rPr>
          <w:rFonts w:ascii="Arial" w:eastAsia="Arial" w:hAnsi="Arial" w:cs="Arial"/>
          <w:iCs/>
          <w:sz w:val="22"/>
          <w:szCs w:val="22"/>
        </w:rPr>
        <w:t xml:space="preserve">feasibly show </w:t>
      </w:r>
      <w:r w:rsidR="00F26A41" w:rsidRPr="00A3783C">
        <w:rPr>
          <w:rFonts w:ascii="Arial" w:eastAsia="Arial" w:hAnsi="Arial" w:cs="Arial"/>
          <w:iCs/>
          <w:sz w:val="22"/>
          <w:szCs w:val="22"/>
        </w:rPr>
        <w:t>the relationship between subjects’ scores and habit changes</w:t>
      </w:r>
      <w:r w:rsidR="00A80725" w:rsidRPr="00A3783C">
        <w:rPr>
          <w:rFonts w:ascii="Arial" w:eastAsia="Arial" w:hAnsi="Arial" w:cs="Arial"/>
          <w:iCs/>
          <w:sz w:val="22"/>
          <w:szCs w:val="22"/>
        </w:rPr>
        <w:t xml:space="preserve">. </w:t>
      </w:r>
    </w:p>
    <w:p w14:paraId="41686A46" w14:textId="5A8AF236" w:rsidR="000A4EC2" w:rsidRDefault="00686165" w:rsidP="00403FC8">
      <w:pPr>
        <w:spacing w:line="360" w:lineRule="auto"/>
        <w:ind w:firstLine="720"/>
        <w:jc w:val="both"/>
        <w:rPr>
          <w:rFonts w:ascii="Arial" w:eastAsia="Arial" w:hAnsi="Arial" w:cs="Arial"/>
          <w:iCs/>
          <w:sz w:val="22"/>
          <w:szCs w:val="22"/>
        </w:rPr>
      </w:pPr>
      <w:r w:rsidRPr="00686165">
        <w:rPr>
          <w:rFonts w:ascii="Arial" w:eastAsia="Arial" w:hAnsi="Arial" w:cs="Arial"/>
          <w:iCs/>
          <w:sz w:val="22"/>
          <w:szCs w:val="22"/>
        </w:rPr>
        <w:lastRenderedPageBreak/>
        <w:t>Further avenues for study include</w:t>
      </w:r>
      <w:r>
        <w:rPr>
          <w:rFonts w:ascii="Arial" w:eastAsia="Arial" w:hAnsi="Arial" w:cs="Arial"/>
          <w:b/>
          <w:bCs/>
          <w:iCs/>
          <w:sz w:val="22"/>
          <w:szCs w:val="22"/>
        </w:rPr>
        <w:t xml:space="preserve"> </w:t>
      </w:r>
      <w:r w:rsidR="00F26A41" w:rsidRPr="00A3783C">
        <w:rPr>
          <w:rFonts w:ascii="Arial" w:eastAsia="Arial" w:hAnsi="Arial" w:cs="Arial"/>
          <w:iCs/>
          <w:sz w:val="22"/>
          <w:szCs w:val="22"/>
        </w:rPr>
        <w:t xml:space="preserve">the longer-term effects of the intervention and how the age of the subject impacts their habits. The study only surveyed </w:t>
      </w:r>
      <w:r w:rsidR="003508E4">
        <w:rPr>
          <w:rFonts w:ascii="Arial" w:eastAsia="Arial" w:hAnsi="Arial" w:cs="Arial"/>
          <w:iCs/>
          <w:sz w:val="22"/>
          <w:szCs w:val="22"/>
        </w:rPr>
        <w:t xml:space="preserve">changes </w:t>
      </w:r>
      <w:r w:rsidR="00F26A41" w:rsidRPr="00A3783C">
        <w:rPr>
          <w:rFonts w:ascii="Arial" w:eastAsia="Arial" w:hAnsi="Arial" w:cs="Arial"/>
          <w:iCs/>
          <w:sz w:val="22"/>
          <w:szCs w:val="22"/>
        </w:rPr>
        <w:t>in study habits after two weeks, but subjects may revert to old habits over time.</w:t>
      </w:r>
      <w:r w:rsidR="003508E4">
        <w:rPr>
          <w:rFonts w:ascii="Arial" w:eastAsia="Arial" w:hAnsi="Arial" w:cs="Arial"/>
          <w:iCs/>
          <w:sz w:val="22"/>
          <w:szCs w:val="22"/>
        </w:rPr>
        <w:t xml:space="preserve"> By surveying several points post-intervention, we could more accurately determine the efficacy of each intervention. </w:t>
      </w:r>
      <w:r w:rsidR="006132B6">
        <w:rPr>
          <w:rFonts w:ascii="Arial" w:eastAsia="Arial" w:hAnsi="Arial" w:cs="Arial"/>
          <w:iCs/>
          <w:sz w:val="22"/>
          <w:szCs w:val="22"/>
        </w:rPr>
        <w:t xml:space="preserve">Conducting the same interventions on </w:t>
      </w:r>
      <w:r w:rsidR="00703A76">
        <w:rPr>
          <w:rFonts w:ascii="Arial" w:eastAsia="Arial" w:hAnsi="Arial" w:cs="Arial"/>
          <w:iCs/>
          <w:sz w:val="22"/>
          <w:szCs w:val="22"/>
        </w:rPr>
        <w:t>subject</w:t>
      </w:r>
      <w:r w:rsidR="006132B6">
        <w:rPr>
          <w:rFonts w:ascii="Arial" w:eastAsia="Arial" w:hAnsi="Arial" w:cs="Arial"/>
          <w:iCs/>
          <w:sz w:val="22"/>
          <w:szCs w:val="22"/>
        </w:rPr>
        <w:t>s in different age groups is also relevant</w:t>
      </w:r>
      <w:r w:rsidR="005C5FA1">
        <w:rPr>
          <w:rFonts w:ascii="Arial" w:eastAsia="Arial" w:hAnsi="Arial" w:cs="Arial"/>
          <w:iCs/>
          <w:sz w:val="22"/>
          <w:szCs w:val="22"/>
        </w:rPr>
        <w:t>, as</w:t>
      </w:r>
      <w:r w:rsidR="00703A76">
        <w:rPr>
          <w:rFonts w:ascii="Arial" w:eastAsia="Arial" w:hAnsi="Arial" w:cs="Arial"/>
          <w:iCs/>
          <w:sz w:val="22"/>
          <w:szCs w:val="22"/>
        </w:rPr>
        <w:t xml:space="preserve"> subjects</w:t>
      </w:r>
      <w:r w:rsidR="006132B6">
        <w:rPr>
          <w:rFonts w:ascii="Arial" w:eastAsia="Arial" w:hAnsi="Arial" w:cs="Arial"/>
          <w:iCs/>
          <w:sz w:val="22"/>
          <w:szCs w:val="22"/>
        </w:rPr>
        <w:t xml:space="preserve"> </w:t>
      </w:r>
      <w:r w:rsidR="005C5FA1">
        <w:rPr>
          <w:rFonts w:ascii="Arial" w:eastAsia="Arial" w:hAnsi="Arial" w:cs="Arial"/>
          <w:iCs/>
          <w:sz w:val="22"/>
          <w:szCs w:val="22"/>
        </w:rPr>
        <w:t xml:space="preserve">who have had the habit for varying times may react differently to the treatment. </w:t>
      </w:r>
      <w:r w:rsidR="00950E9F">
        <w:rPr>
          <w:rFonts w:ascii="Arial" w:eastAsia="Arial" w:hAnsi="Arial" w:cs="Arial"/>
          <w:iCs/>
          <w:sz w:val="22"/>
          <w:szCs w:val="22"/>
        </w:rPr>
        <w:t xml:space="preserve">Understanding the difference in effect for </w:t>
      </w:r>
      <w:r w:rsidR="00703A76">
        <w:rPr>
          <w:rFonts w:ascii="Arial" w:eastAsia="Arial" w:hAnsi="Arial" w:cs="Arial"/>
          <w:iCs/>
          <w:sz w:val="22"/>
          <w:szCs w:val="22"/>
        </w:rPr>
        <w:t>subject</w:t>
      </w:r>
      <w:r w:rsidR="00950E9F">
        <w:rPr>
          <w:rFonts w:ascii="Arial" w:eastAsia="Arial" w:hAnsi="Arial" w:cs="Arial"/>
          <w:iCs/>
          <w:sz w:val="22"/>
          <w:szCs w:val="22"/>
        </w:rPr>
        <w:t>s with a</w:t>
      </w:r>
      <w:r w:rsidR="003F631E">
        <w:rPr>
          <w:rFonts w:ascii="Arial" w:eastAsia="Arial" w:hAnsi="Arial" w:cs="Arial"/>
          <w:iCs/>
          <w:sz w:val="22"/>
          <w:szCs w:val="22"/>
        </w:rPr>
        <w:t>,</w:t>
      </w:r>
      <w:r w:rsidR="00950E9F">
        <w:rPr>
          <w:rFonts w:ascii="Arial" w:eastAsia="Arial" w:hAnsi="Arial" w:cs="Arial"/>
          <w:iCs/>
          <w:sz w:val="22"/>
          <w:szCs w:val="22"/>
        </w:rPr>
        <w:t xml:space="preserve"> more or less</w:t>
      </w:r>
      <w:r w:rsidR="003F631E">
        <w:rPr>
          <w:rFonts w:ascii="Arial" w:eastAsia="Arial" w:hAnsi="Arial" w:cs="Arial"/>
          <w:iCs/>
          <w:sz w:val="22"/>
          <w:szCs w:val="22"/>
        </w:rPr>
        <w:t>,</w:t>
      </w:r>
      <w:r w:rsidR="00950E9F">
        <w:rPr>
          <w:rFonts w:ascii="Arial" w:eastAsia="Arial" w:hAnsi="Arial" w:cs="Arial"/>
          <w:iCs/>
          <w:sz w:val="22"/>
          <w:szCs w:val="22"/>
        </w:rPr>
        <w:t xml:space="preserve"> entrenched habit</w:t>
      </w:r>
      <w:r w:rsidR="00F26A41" w:rsidRPr="00A3783C">
        <w:rPr>
          <w:rFonts w:ascii="Arial" w:eastAsia="Arial" w:hAnsi="Arial" w:cs="Arial"/>
          <w:iCs/>
          <w:sz w:val="22"/>
          <w:szCs w:val="22"/>
        </w:rPr>
        <w:t xml:space="preserve"> could provide key information on the optimal time to </w:t>
      </w:r>
      <w:r w:rsidR="00EC11D6">
        <w:rPr>
          <w:rFonts w:ascii="Arial" w:eastAsia="Arial" w:hAnsi="Arial" w:cs="Arial"/>
          <w:iCs/>
          <w:sz w:val="22"/>
          <w:szCs w:val="22"/>
        </w:rPr>
        <w:t xml:space="preserve">break this kind of study </w:t>
      </w:r>
      <w:r w:rsidR="00F26A41" w:rsidRPr="00A3783C">
        <w:rPr>
          <w:rFonts w:ascii="Arial" w:eastAsia="Arial" w:hAnsi="Arial" w:cs="Arial"/>
          <w:iCs/>
          <w:sz w:val="22"/>
          <w:szCs w:val="22"/>
        </w:rPr>
        <w:t xml:space="preserve">habit. </w:t>
      </w:r>
    </w:p>
    <w:p w14:paraId="3B80236B" w14:textId="54A1CA1D" w:rsidR="004E72FA" w:rsidRDefault="00686165"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We could also</w:t>
      </w:r>
      <w:r w:rsidR="0053314D">
        <w:rPr>
          <w:rFonts w:ascii="Arial" w:eastAsia="Arial" w:hAnsi="Arial" w:cs="Arial"/>
          <w:iCs/>
          <w:sz w:val="22"/>
          <w:szCs w:val="22"/>
        </w:rPr>
        <w:t xml:space="preserve"> explore the </w:t>
      </w:r>
      <w:r w:rsidR="00F26A41" w:rsidRPr="00A3783C">
        <w:rPr>
          <w:rFonts w:ascii="Arial" w:eastAsia="Arial" w:hAnsi="Arial" w:cs="Arial"/>
          <w:iCs/>
          <w:sz w:val="22"/>
          <w:szCs w:val="22"/>
        </w:rPr>
        <w:t>wide</w:t>
      </w:r>
      <w:r w:rsidR="0053314D">
        <w:rPr>
          <w:rFonts w:ascii="Arial" w:eastAsia="Arial" w:hAnsi="Arial" w:cs="Arial"/>
          <w:iCs/>
          <w:sz w:val="22"/>
          <w:szCs w:val="22"/>
        </w:rPr>
        <w:t xml:space="preserve"> </w:t>
      </w:r>
      <w:r w:rsidR="00F26A41" w:rsidRPr="00A3783C">
        <w:rPr>
          <w:rFonts w:ascii="Arial" w:eastAsia="Arial" w:hAnsi="Arial" w:cs="Arial"/>
          <w:iCs/>
          <w:sz w:val="22"/>
          <w:szCs w:val="22"/>
        </w:rPr>
        <w:t xml:space="preserve">variety of </w:t>
      </w:r>
      <w:r w:rsidR="005C5FA1">
        <w:rPr>
          <w:rFonts w:ascii="Arial" w:eastAsia="Arial" w:hAnsi="Arial" w:cs="Arial"/>
          <w:iCs/>
          <w:sz w:val="22"/>
          <w:szCs w:val="22"/>
        </w:rPr>
        <w:t xml:space="preserve">reported </w:t>
      </w:r>
      <w:r w:rsidR="00F26A41" w:rsidRPr="00A3783C">
        <w:rPr>
          <w:rFonts w:ascii="Arial" w:eastAsia="Arial" w:hAnsi="Arial" w:cs="Arial"/>
          <w:iCs/>
          <w:sz w:val="22"/>
          <w:szCs w:val="22"/>
        </w:rPr>
        <w:t>electronic distractions</w:t>
      </w:r>
      <w:r w:rsidR="0053314D">
        <w:rPr>
          <w:rFonts w:ascii="Arial" w:eastAsia="Arial" w:hAnsi="Arial" w:cs="Arial"/>
          <w:iCs/>
          <w:sz w:val="22"/>
          <w:szCs w:val="22"/>
        </w:rPr>
        <w:t xml:space="preserve">. </w:t>
      </w:r>
      <w:r w:rsidR="00F26A41" w:rsidRPr="00A3783C">
        <w:rPr>
          <w:rFonts w:ascii="Arial" w:eastAsia="Arial" w:hAnsi="Arial" w:cs="Arial"/>
          <w:iCs/>
          <w:sz w:val="22"/>
          <w:szCs w:val="22"/>
        </w:rPr>
        <w:t xml:space="preserve">As mentioned earlier, </w:t>
      </w:r>
      <w:r w:rsidR="0053314D">
        <w:rPr>
          <w:rFonts w:ascii="Arial" w:eastAsia="Arial" w:hAnsi="Arial" w:cs="Arial"/>
          <w:iCs/>
          <w:sz w:val="22"/>
          <w:szCs w:val="22"/>
        </w:rPr>
        <w:t>we</w:t>
      </w:r>
      <w:r w:rsidR="00F26A41" w:rsidRPr="00A3783C">
        <w:rPr>
          <w:rFonts w:ascii="Arial" w:eastAsia="Arial" w:hAnsi="Arial" w:cs="Arial"/>
          <w:iCs/>
          <w:sz w:val="22"/>
          <w:szCs w:val="22"/>
        </w:rPr>
        <w:t xml:space="preserve"> </w:t>
      </w:r>
      <w:r w:rsidR="00A322BE">
        <w:rPr>
          <w:rFonts w:ascii="Arial" w:eastAsia="Arial" w:hAnsi="Arial" w:cs="Arial"/>
          <w:iCs/>
          <w:sz w:val="22"/>
          <w:szCs w:val="22"/>
        </w:rPr>
        <w:t>could not</w:t>
      </w:r>
      <w:r w:rsidR="00A322BE" w:rsidRPr="00A3783C">
        <w:rPr>
          <w:rFonts w:ascii="Arial" w:eastAsia="Arial" w:hAnsi="Arial" w:cs="Arial"/>
          <w:iCs/>
          <w:sz w:val="22"/>
          <w:szCs w:val="22"/>
        </w:rPr>
        <w:t xml:space="preserve"> </w:t>
      </w:r>
      <w:r w:rsidR="005C5FA1">
        <w:rPr>
          <w:rFonts w:ascii="Arial" w:eastAsia="Arial" w:hAnsi="Arial" w:cs="Arial"/>
          <w:iCs/>
          <w:sz w:val="22"/>
          <w:szCs w:val="22"/>
        </w:rPr>
        <w:t xml:space="preserve">standardize the </w:t>
      </w:r>
      <w:r w:rsidR="00F26A41" w:rsidRPr="00A3783C">
        <w:rPr>
          <w:rFonts w:ascii="Arial" w:eastAsia="Arial" w:hAnsi="Arial" w:cs="Arial"/>
          <w:iCs/>
          <w:sz w:val="22"/>
          <w:szCs w:val="22"/>
        </w:rPr>
        <w:t xml:space="preserve">presence of a cell phone for each </w:t>
      </w:r>
      <w:r w:rsidRPr="00A3783C">
        <w:rPr>
          <w:rFonts w:ascii="Arial" w:eastAsia="Arial" w:hAnsi="Arial" w:cs="Arial"/>
          <w:iCs/>
          <w:sz w:val="22"/>
          <w:szCs w:val="22"/>
        </w:rPr>
        <w:t>subject,</w:t>
      </w:r>
      <w:r>
        <w:rPr>
          <w:rFonts w:ascii="Arial" w:eastAsia="Arial" w:hAnsi="Arial" w:cs="Arial"/>
          <w:iCs/>
          <w:sz w:val="22"/>
          <w:szCs w:val="22"/>
        </w:rPr>
        <w:t xml:space="preserve"> so we eliminated it as a distraction</w:t>
      </w:r>
      <w:r w:rsidR="0053314D">
        <w:rPr>
          <w:rFonts w:ascii="Arial" w:eastAsia="Arial" w:hAnsi="Arial" w:cs="Arial"/>
          <w:iCs/>
          <w:sz w:val="22"/>
          <w:szCs w:val="22"/>
        </w:rPr>
        <w:t xml:space="preserve">. </w:t>
      </w:r>
      <w:r w:rsidR="00A2093A">
        <w:rPr>
          <w:rFonts w:ascii="Arial" w:eastAsia="Arial" w:hAnsi="Arial" w:cs="Arial"/>
          <w:iCs/>
          <w:sz w:val="22"/>
          <w:szCs w:val="22"/>
        </w:rPr>
        <w:t>However, s</w:t>
      </w:r>
      <w:r>
        <w:rPr>
          <w:rFonts w:ascii="Arial" w:eastAsia="Arial" w:hAnsi="Arial" w:cs="Arial"/>
          <w:iCs/>
          <w:sz w:val="22"/>
          <w:szCs w:val="22"/>
        </w:rPr>
        <w:t xml:space="preserve">ubjects reported using technology in a variety of ways while studying, including different apps and types of music. </w:t>
      </w:r>
      <w:r w:rsidR="005C5FA1">
        <w:rPr>
          <w:rFonts w:ascii="Arial" w:eastAsia="Arial" w:hAnsi="Arial" w:cs="Arial"/>
          <w:iCs/>
          <w:sz w:val="22"/>
          <w:szCs w:val="22"/>
        </w:rPr>
        <w:t xml:space="preserve">These nuances could be interesting to explore. </w:t>
      </w:r>
      <w:r w:rsidR="00F26A41" w:rsidRPr="00A3783C">
        <w:rPr>
          <w:rFonts w:ascii="Arial" w:eastAsia="Arial" w:hAnsi="Arial" w:cs="Arial"/>
          <w:iCs/>
          <w:sz w:val="22"/>
          <w:szCs w:val="22"/>
        </w:rPr>
        <w:t>Fo</w:t>
      </w:r>
      <w:r w:rsidR="00085D72">
        <w:rPr>
          <w:rFonts w:ascii="Arial" w:eastAsia="Arial" w:hAnsi="Arial" w:cs="Arial"/>
          <w:iCs/>
          <w:sz w:val="22"/>
          <w:szCs w:val="22"/>
        </w:rPr>
        <w:t xml:space="preserve">r </w:t>
      </w:r>
      <w:r w:rsidR="00F26A41" w:rsidRPr="00A3783C">
        <w:rPr>
          <w:rFonts w:ascii="Arial" w:eastAsia="Arial" w:hAnsi="Arial" w:cs="Arial"/>
          <w:iCs/>
          <w:sz w:val="22"/>
          <w:szCs w:val="22"/>
        </w:rPr>
        <w:t xml:space="preserve">instance, are </w:t>
      </w:r>
      <w:r w:rsidR="008E5B02">
        <w:rPr>
          <w:rFonts w:ascii="Arial" w:eastAsia="Arial" w:hAnsi="Arial" w:cs="Arial"/>
          <w:iCs/>
          <w:sz w:val="22"/>
          <w:szCs w:val="22"/>
        </w:rPr>
        <w:t>subjects</w:t>
      </w:r>
      <w:r w:rsidR="00F26A41" w:rsidRPr="00A3783C">
        <w:rPr>
          <w:rFonts w:ascii="Arial" w:eastAsia="Arial" w:hAnsi="Arial" w:cs="Arial"/>
          <w:iCs/>
          <w:sz w:val="22"/>
          <w:szCs w:val="22"/>
        </w:rPr>
        <w:t xml:space="preserve"> more likely to change their habits if the music they listen to is unfamiliar? Of a certain genre</w:t>
      </w:r>
      <w:r w:rsidR="00B72297">
        <w:rPr>
          <w:rFonts w:ascii="Arial" w:eastAsia="Arial" w:hAnsi="Arial" w:cs="Arial"/>
          <w:iCs/>
          <w:sz w:val="22"/>
          <w:szCs w:val="22"/>
        </w:rPr>
        <w:t xml:space="preserve">? Is </w:t>
      </w:r>
      <w:r w:rsidR="001061A6">
        <w:rPr>
          <w:rFonts w:ascii="Arial" w:eastAsia="Arial" w:hAnsi="Arial" w:cs="Arial"/>
          <w:iCs/>
          <w:sz w:val="22"/>
          <w:szCs w:val="22"/>
        </w:rPr>
        <w:t xml:space="preserve">it harder to stop </w:t>
      </w:r>
      <w:r w:rsidR="00B72297">
        <w:rPr>
          <w:rFonts w:ascii="Arial" w:eastAsia="Arial" w:hAnsi="Arial" w:cs="Arial"/>
          <w:iCs/>
          <w:sz w:val="22"/>
          <w:szCs w:val="22"/>
        </w:rPr>
        <w:t xml:space="preserve">watching YouTube </w:t>
      </w:r>
      <w:r w:rsidR="00D3727B">
        <w:rPr>
          <w:rFonts w:ascii="Arial" w:eastAsia="Arial" w:hAnsi="Arial" w:cs="Arial"/>
          <w:iCs/>
          <w:sz w:val="22"/>
          <w:szCs w:val="22"/>
        </w:rPr>
        <w:t xml:space="preserve">while studying </w:t>
      </w:r>
      <w:r w:rsidR="00B72297">
        <w:rPr>
          <w:rFonts w:ascii="Arial" w:eastAsia="Arial" w:hAnsi="Arial" w:cs="Arial"/>
          <w:iCs/>
          <w:sz w:val="22"/>
          <w:szCs w:val="22"/>
        </w:rPr>
        <w:t xml:space="preserve">than scrolling on Instagram? </w:t>
      </w:r>
      <w:r w:rsidR="004E72FA">
        <w:rPr>
          <w:rFonts w:ascii="Arial" w:eastAsia="Arial" w:hAnsi="Arial" w:cs="Arial"/>
          <w:iCs/>
          <w:sz w:val="22"/>
          <w:szCs w:val="22"/>
        </w:rPr>
        <w:t xml:space="preserve">Which </w:t>
      </w:r>
      <w:r w:rsidR="00E330AB">
        <w:rPr>
          <w:rFonts w:ascii="Arial" w:eastAsia="Arial" w:hAnsi="Arial" w:cs="Arial"/>
          <w:iCs/>
          <w:sz w:val="22"/>
          <w:szCs w:val="22"/>
        </w:rPr>
        <w:t>has a bigger impact on memory and cognitive function</w:t>
      </w:r>
      <w:r w:rsidR="00F26A41" w:rsidRPr="00A3783C">
        <w:rPr>
          <w:rFonts w:ascii="Arial" w:eastAsia="Arial" w:hAnsi="Arial" w:cs="Arial"/>
          <w:iCs/>
          <w:sz w:val="22"/>
          <w:szCs w:val="22"/>
        </w:rPr>
        <w:t xml:space="preserve">? </w:t>
      </w:r>
      <w:r w:rsidR="007241DC">
        <w:rPr>
          <w:rFonts w:ascii="Arial" w:eastAsia="Arial" w:hAnsi="Arial" w:cs="Arial"/>
          <w:iCs/>
          <w:sz w:val="22"/>
          <w:szCs w:val="22"/>
        </w:rPr>
        <w:t xml:space="preserve">These are all questions we are interested in exploring. </w:t>
      </w:r>
    </w:p>
    <w:p w14:paraId="14EE524E" w14:textId="066D4AD5" w:rsidR="00F26A41" w:rsidRDefault="004E72FA" w:rsidP="00403FC8">
      <w:pPr>
        <w:spacing w:line="360" w:lineRule="auto"/>
        <w:ind w:firstLine="720"/>
        <w:jc w:val="both"/>
        <w:rPr>
          <w:rFonts w:ascii="Arial" w:eastAsia="Arial" w:hAnsi="Arial" w:cs="Arial"/>
          <w:iCs/>
          <w:sz w:val="22"/>
          <w:szCs w:val="22"/>
        </w:rPr>
      </w:pPr>
      <w:r>
        <w:rPr>
          <w:rFonts w:ascii="Arial" w:eastAsia="Arial" w:hAnsi="Arial" w:cs="Arial"/>
          <w:iCs/>
          <w:sz w:val="22"/>
          <w:szCs w:val="22"/>
        </w:rPr>
        <w:t>D</w:t>
      </w:r>
      <w:r w:rsidR="00F26A41" w:rsidRPr="00A3783C">
        <w:rPr>
          <w:rFonts w:ascii="Arial" w:eastAsia="Arial" w:hAnsi="Arial" w:cs="Arial"/>
          <w:iCs/>
          <w:sz w:val="22"/>
          <w:szCs w:val="22"/>
        </w:rPr>
        <w:t>ue to design constraints, the treatment group’s intervention</w:t>
      </w:r>
      <w:r w:rsidR="007241DC">
        <w:rPr>
          <w:rFonts w:ascii="Arial" w:eastAsia="Arial" w:hAnsi="Arial" w:cs="Arial"/>
          <w:iCs/>
          <w:sz w:val="22"/>
          <w:szCs w:val="22"/>
        </w:rPr>
        <w:t xml:space="preserve"> presented only one distraction at a time. </w:t>
      </w:r>
      <w:r w:rsidR="00F26A41" w:rsidRPr="00E27BC9">
        <w:rPr>
          <w:rFonts w:ascii="Arial" w:eastAsia="Arial" w:hAnsi="Arial" w:cs="Arial"/>
          <w:iCs/>
          <w:sz w:val="22"/>
          <w:szCs w:val="22"/>
        </w:rPr>
        <w:t>However, the pre-</w:t>
      </w:r>
      <w:r w:rsidR="00E27BC9">
        <w:rPr>
          <w:rFonts w:ascii="Arial" w:eastAsia="Arial" w:hAnsi="Arial" w:cs="Arial"/>
          <w:iCs/>
          <w:sz w:val="22"/>
          <w:szCs w:val="22"/>
        </w:rPr>
        <w:t xml:space="preserve">intervention survey </w:t>
      </w:r>
      <w:r w:rsidR="00F26A41" w:rsidRPr="00E27BC9">
        <w:rPr>
          <w:rFonts w:ascii="Arial" w:eastAsia="Arial" w:hAnsi="Arial" w:cs="Arial"/>
          <w:iCs/>
          <w:sz w:val="22"/>
          <w:szCs w:val="22"/>
        </w:rPr>
        <w:t xml:space="preserve">showed that most </w:t>
      </w:r>
      <w:r w:rsidR="009D762C">
        <w:rPr>
          <w:rFonts w:ascii="Arial" w:eastAsia="Arial" w:hAnsi="Arial" w:cs="Arial"/>
          <w:iCs/>
          <w:sz w:val="22"/>
          <w:szCs w:val="22"/>
        </w:rPr>
        <w:t xml:space="preserve">subjects </w:t>
      </w:r>
      <w:r w:rsidR="00F26A41" w:rsidRPr="00E27BC9">
        <w:rPr>
          <w:rFonts w:ascii="Arial" w:eastAsia="Arial" w:hAnsi="Arial" w:cs="Arial"/>
          <w:iCs/>
          <w:sz w:val="22"/>
          <w:szCs w:val="22"/>
        </w:rPr>
        <w:t xml:space="preserve">studied with an average of </w:t>
      </w:r>
      <w:r w:rsidR="00A322BE" w:rsidRPr="00E27BC9">
        <w:rPr>
          <w:rFonts w:ascii="Arial" w:eastAsia="Arial" w:hAnsi="Arial" w:cs="Arial"/>
          <w:iCs/>
          <w:sz w:val="22"/>
          <w:szCs w:val="22"/>
        </w:rPr>
        <w:t xml:space="preserve">two </w:t>
      </w:r>
      <w:r w:rsidR="00F26A41" w:rsidRPr="00E27BC9">
        <w:rPr>
          <w:rFonts w:ascii="Arial" w:eastAsia="Arial" w:hAnsi="Arial" w:cs="Arial"/>
          <w:iCs/>
          <w:sz w:val="22"/>
          <w:szCs w:val="22"/>
        </w:rPr>
        <w:t>distractions</w:t>
      </w:r>
      <w:r w:rsidR="00F26A41" w:rsidRPr="00A3783C">
        <w:rPr>
          <w:rFonts w:ascii="Arial" w:eastAsia="Arial" w:hAnsi="Arial" w:cs="Arial"/>
          <w:iCs/>
          <w:sz w:val="22"/>
          <w:szCs w:val="22"/>
        </w:rPr>
        <w:t xml:space="preserve"> present (</w:t>
      </w:r>
      <w:r w:rsidR="00F26A41" w:rsidRPr="00BE4FC9">
        <w:rPr>
          <w:rFonts w:ascii="Arial" w:eastAsia="Arial" w:hAnsi="Arial" w:cs="Arial"/>
          <w:b/>
          <w:bCs/>
          <w:iCs/>
          <w:sz w:val="22"/>
          <w:szCs w:val="22"/>
        </w:rPr>
        <w:t xml:space="preserve">Figure </w:t>
      </w:r>
      <w:r w:rsidR="006544F9">
        <w:rPr>
          <w:rFonts w:ascii="Arial" w:eastAsia="Arial" w:hAnsi="Arial" w:cs="Arial"/>
          <w:b/>
          <w:bCs/>
          <w:iCs/>
          <w:sz w:val="22"/>
          <w:szCs w:val="22"/>
        </w:rPr>
        <w:t>1</w:t>
      </w:r>
      <w:r w:rsidR="00FD1230">
        <w:rPr>
          <w:rFonts w:ascii="Arial" w:eastAsia="Arial" w:hAnsi="Arial" w:cs="Arial"/>
          <w:b/>
          <w:bCs/>
          <w:iCs/>
          <w:sz w:val="22"/>
          <w:szCs w:val="22"/>
        </w:rPr>
        <w:t>B</w:t>
      </w:r>
      <w:r w:rsidR="00F26A41" w:rsidRPr="00A3783C">
        <w:rPr>
          <w:rFonts w:ascii="Arial" w:eastAsia="Arial" w:hAnsi="Arial" w:cs="Arial"/>
          <w:iCs/>
          <w:sz w:val="22"/>
          <w:szCs w:val="22"/>
        </w:rPr>
        <w:t xml:space="preserve">). </w:t>
      </w:r>
      <w:r w:rsidR="00E8402B">
        <w:rPr>
          <w:rFonts w:ascii="Arial" w:eastAsia="Arial" w:hAnsi="Arial" w:cs="Arial"/>
          <w:iCs/>
          <w:sz w:val="22"/>
          <w:szCs w:val="22"/>
        </w:rPr>
        <w:t xml:space="preserve">This inconsistency means </w:t>
      </w:r>
      <w:r w:rsidR="00703A76">
        <w:rPr>
          <w:rFonts w:ascii="Arial" w:eastAsia="Arial" w:hAnsi="Arial" w:cs="Arial"/>
          <w:iCs/>
          <w:sz w:val="22"/>
          <w:szCs w:val="22"/>
        </w:rPr>
        <w:t xml:space="preserve">subjects’ </w:t>
      </w:r>
      <w:r w:rsidR="00E8402B">
        <w:rPr>
          <w:rFonts w:ascii="Arial" w:eastAsia="Arial" w:hAnsi="Arial" w:cs="Arial"/>
          <w:iCs/>
          <w:sz w:val="22"/>
          <w:szCs w:val="22"/>
        </w:rPr>
        <w:t xml:space="preserve">real world studying conditions are more distracting than </w:t>
      </w:r>
      <w:r w:rsidR="00332DB3">
        <w:rPr>
          <w:rFonts w:ascii="Arial" w:eastAsia="Arial" w:hAnsi="Arial" w:cs="Arial"/>
          <w:iCs/>
          <w:sz w:val="22"/>
          <w:szCs w:val="22"/>
        </w:rPr>
        <w:t xml:space="preserve">in </w:t>
      </w:r>
      <w:r w:rsidR="00E8402B">
        <w:rPr>
          <w:rFonts w:ascii="Arial" w:eastAsia="Arial" w:hAnsi="Arial" w:cs="Arial"/>
          <w:iCs/>
          <w:sz w:val="22"/>
          <w:szCs w:val="22"/>
        </w:rPr>
        <w:t xml:space="preserve">the experimental setting. Adjusting the treatment to explore what combinations of distractions have the most impact on </w:t>
      </w:r>
      <w:r w:rsidR="00332DB3">
        <w:rPr>
          <w:rFonts w:ascii="Arial" w:eastAsia="Arial" w:hAnsi="Arial" w:cs="Arial"/>
          <w:iCs/>
          <w:sz w:val="22"/>
          <w:szCs w:val="22"/>
        </w:rPr>
        <w:t>subject</w:t>
      </w:r>
      <w:r w:rsidR="00E8402B">
        <w:rPr>
          <w:rFonts w:ascii="Arial" w:eastAsia="Arial" w:hAnsi="Arial" w:cs="Arial"/>
          <w:iCs/>
          <w:sz w:val="22"/>
          <w:szCs w:val="22"/>
        </w:rPr>
        <w:t xml:space="preserve">s could be illuminating. </w:t>
      </w:r>
    </w:p>
    <w:p w14:paraId="3B71016B" w14:textId="77777777" w:rsidR="00856615" w:rsidRPr="00A3783C" w:rsidRDefault="00856615" w:rsidP="00403FC8">
      <w:pPr>
        <w:spacing w:line="360" w:lineRule="auto"/>
        <w:ind w:firstLine="720"/>
        <w:jc w:val="both"/>
        <w:rPr>
          <w:rFonts w:ascii="Arial" w:eastAsia="Arial" w:hAnsi="Arial" w:cs="Arial"/>
          <w:iCs/>
          <w:sz w:val="22"/>
          <w:szCs w:val="22"/>
        </w:rPr>
      </w:pPr>
    </w:p>
    <w:p w14:paraId="7DED1400" w14:textId="77777777" w:rsidR="00F26A41" w:rsidRPr="00A3783C" w:rsidRDefault="00F26A41" w:rsidP="00A1119E">
      <w:pPr>
        <w:spacing w:line="360" w:lineRule="auto"/>
        <w:jc w:val="both"/>
        <w:rPr>
          <w:rFonts w:ascii="Arial" w:eastAsia="Arial" w:hAnsi="Arial" w:cs="Arial"/>
          <w:b/>
          <w:sz w:val="22"/>
          <w:szCs w:val="22"/>
        </w:rPr>
      </w:pPr>
      <w:r w:rsidRPr="00A3783C">
        <w:rPr>
          <w:rFonts w:ascii="Arial" w:eastAsia="Arial" w:hAnsi="Arial" w:cs="Arial"/>
          <w:b/>
          <w:sz w:val="22"/>
          <w:szCs w:val="22"/>
        </w:rPr>
        <w:t>MATERIALS AND METHODS</w:t>
      </w:r>
    </w:p>
    <w:p w14:paraId="07761C29" w14:textId="6F6ECBBB" w:rsidR="00A25289" w:rsidRPr="00AE25C1" w:rsidRDefault="00A25289" w:rsidP="00AE25C1">
      <w:pPr>
        <w:pStyle w:val="NormalWeb"/>
        <w:spacing w:before="0" w:beforeAutospacing="0" w:after="0" w:afterAutospacing="0" w:line="360" w:lineRule="auto"/>
        <w:jc w:val="both"/>
        <w:rPr>
          <w:rFonts w:ascii="Arial" w:hAnsi="Arial" w:cs="Arial"/>
          <w:b/>
          <w:bCs/>
          <w:color w:val="000000"/>
          <w:sz w:val="22"/>
          <w:szCs w:val="22"/>
        </w:rPr>
      </w:pPr>
      <w:r>
        <w:rPr>
          <w:rFonts w:ascii="Arial" w:hAnsi="Arial" w:cs="Arial"/>
          <w:b/>
          <w:bCs/>
          <w:color w:val="000000"/>
          <w:sz w:val="22"/>
          <w:szCs w:val="22"/>
        </w:rPr>
        <w:t>Recruitment of Participants</w:t>
      </w:r>
    </w:p>
    <w:p w14:paraId="2687DB93" w14:textId="4C8976B4" w:rsidR="002D6CC3" w:rsidRDefault="00D74508" w:rsidP="002D6CC3">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We emailed every </w:t>
      </w:r>
      <w:r w:rsidR="00F26A41" w:rsidRPr="00A3783C">
        <w:rPr>
          <w:rFonts w:ascii="Arial" w:hAnsi="Arial" w:cs="Arial"/>
          <w:color w:val="000000"/>
          <w:sz w:val="22"/>
          <w:szCs w:val="22"/>
        </w:rPr>
        <w:t xml:space="preserve">student at </w:t>
      </w:r>
      <w:r w:rsidR="00F26A41" w:rsidRPr="00A3783C">
        <w:rPr>
          <w:rFonts w:ascii="Arial" w:eastAsia="Arial" w:hAnsi="Arial" w:cs="Arial"/>
          <w:iCs/>
          <w:sz w:val="22"/>
          <w:szCs w:val="22"/>
        </w:rPr>
        <w:t>Mount Desert Island High School</w:t>
      </w:r>
      <w:r>
        <w:rPr>
          <w:rFonts w:ascii="Arial" w:hAnsi="Arial" w:cs="Arial"/>
          <w:color w:val="000000"/>
          <w:sz w:val="22"/>
          <w:szCs w:val="22"/>
        </w:rPr>
        <w:t xml:space="preserve">, asking </w:t>
      </w:r>
      <w:r w:rsidR="00F26A41" w:rsidRPr="00A3783C">
        <w:rPr>
          <w:rFonts w:ascii="Arial" w:hAnsi="Arial" w:cs="Arial"/>
          <w:color w:val="000000"/>
          <w:sz w:val="22"/>
          <w:szCs w:val="22"/>
        </w:rPr>
        <w:t xml:space="preserve">for volunteers to participate in this experiment. </w:t>
      </w:r>
      <w:r>
        <w:rPr>
          <w:rFonts w:ascii="Arial" w:hAnsi="Arial" w:cs="Arial"/>
          <w:color w:val="000000"/>
          <w:sz w:val="22"/>
          <w:szCs w:val="22"/>
        </w:rPr>
        <w:t xml:space="preserve">The email provided details about the purpose of the study and the time commitment required. We instructed interested participants to reply to the email, so </w:t>
      </w:r>
      <w:r w:rsidR="00F26A41" w:rsidRPr="00A3783C">
        <w:rPr>
          <w:rFonts w:ascii="Arial" w:eastAsia="Arial" w:hAnsi="Arial" w:cs="Arial"/>
          <w:iCs/>
          <w:sz w:val="22"/>
          <w:szCs w:val="22"/>
        </w:rPr>
        <w:t xml:space="preserve">participation was based on availability. </w:t>
      </w:r>
      <w:r>
        <w:rPr>
          <w:rFonts w:ascii="Arial" w:eastAsia="Arial" w:hAnsi="Arial" w:cs="Arial"/>
          <w:iCs/>
          <w:sz w:val="22"/>
          <w:szCs w:val="22"/>
        </w:rPr>
        <w:t xml:space="preserve">At this point, we made sure all proceeding participants (and their parents if they were underage) signed a Human Informed Consent Form, as mandated by </w:t>
      </w:r>
      <w:r>
        <w:rPr>
          <w:rFonts w:ascii="Arial" w:hAnsi="Arial" w:cs="Arial"/>
          <w:color w:val="000000"/>
          <w:sz w:val="22"/>
          <w:szCs w:val="22"/>
        </w:rPr>
        <w:t>t</w:t>
      </w:r>
      <w:r w:rsidR="00F26A41" w:rsidRPr="00A3783C">
        <w:rPr>
          <w:rFonts w:ascii="Arial" w:hAnsi="Arial" w:cs="Arial"/>
          <w:color w:val="000000"/>
          <w:sz w:val="22"/>
          <w:szCs w:val="22"/>
        </w:rPr>
        <w:t>he Maine State Science Fair’s Ethics Guidelines.</w:t>
      </w:r>
      <w:r w:rsidR="00D11003">
        <w:rPr>
          <w:rFonts w:ascii="Arial" w:hAnsi="Arial" w:cs="Arial"/>
          <w:color w:val="000000"/>
          <w:sz w:val="22"/>
          <w:szCs w:val="22"/>
        </w:rPr>
        <w:t xml:space="preserve"> </w:t>
      </w:r>
      <w:r w:rsidR="001E6D97">
        <w:rPr>
          <w:rFonts w:ascii="Arial" w:hAnsi="Arial" w:cs="Arial"/>
          <w:color w:val="000000"/>
          <w:sz w:val="22"/>
          <w:szCs w:val="22"/>
        </w:rPr>
        <w:t>Thus, we began our experiment with 69 subjects, who we divided randomly into treatment (39 subjects) and control (30 sub</w:t>
      </w:r>
      <w:r w:rsidR="00E54C39">
        <w:rPr>
          <w:rFonts w:ascii="Arial" w:hAnsi="Arial" w:cs="Arial"/>
          <w:color w:val="000000"/>
          <w:sz w:val="22"/>
          <w:szCs w:val="22"/>
        </w:rPr>
        <w:t>je</w:t>
      </w:r>
      <w:r w:rsidR="001E6D97">
        <w:rPr>
          <w:rFonts w:ascii="Arial" w:hAnsi="Arial" w:cs="Arial"/>
          <w:color w:val="000000"/>
          <w:sz w:val="22"/>
          <w:szCs w:val="22"/>
        </w:rPr>
        <w:t>cts) groups.</w:t>
      </w:r>
      <w:r w:rsidR="002D6CC3">
        <w:rPr>
          <w:rFonts w:ascii="Arial" w:hAnsi="Arial" w:cs="Arial"/>
          <w:color w:val="000000"/>
          <w:sz w:val="22"/>
          <w:szCs w:val="22"/>
        </w:rPr>
        <w:t xml:space="preserve"> We then asked all subjects </w:t>
      </w:r>
      <w:r w:rsidR="002D6CC3" w:rsidRPr="00A3783C">
        <w:rPr>
          <w:rFonts w:ascii="Arial" w:hAnsi="Arial" w:cs="Arial"/>
          <w:color w:val="000000"/>
          <w:sz w:val="22"/>
          <w:szCs w:val="22"/>
        </w:rPr>
        <w:t>to fill out a pre-intervention survey that provided background information on their study habits (</w:t>
      </w:r>
      <w:r w:rsidR="002D6CC3">
        <w:rPr>
          <w:rFonts w:ascii="Arial" w:eastAsia="Arial" w:hAnsi="Arial" w:cs="Arial"/>
          <w:b/>
          <w:bCs/>
          <w:iCs/>
          <w:sz w:val="22"/>
          <w:szCs w:val="22"/>
        </w:rPr>
        <w:t>Figure</w:t>
      </w:r>
      <w:r w:rsidR="002D6CC3" w:rsidRPr="002C3694">
        <w:rPr>
          <w:rFonts w:ascii="Arial" w:eastAsia="Arial" w:hAnsi="Arial" w:cs="Arial"/>
          <w:b/>
          <w:bCs/>
          <w:iCs/>
          <w:sz w:val="22"/>
          <w:szCs w:val="22"/>
        </w:rPr>
        <w:t xml:space="preserve"> </w:t>
      </w:r>
      <w:r w:rsidR="002D6CC3">
        <w:rPr>
          <w:rFonts w:ascii="Arial" w:eastAsia="Arial" w:hAnsi="Arial" w:cs="Arial"/>
          <w:b/>
          <w:bCs/>
          <w:iCs/>
          <w:sz w:val="22"/>
          <w:szCs w:val="22"/>
        </w:rPr>
        <w:t>S</w:t>
      </w:r>
      <w:r w:rsidR="00BD2688">
        <w:rPr>
          <w:rFonts w:ascii="Arial" w:hAnsi="Arial" w:cs="Arial"/>
          <w:b/>
          <w:bCs/>
          <w:color w:val="000000"/>
          <w:sz w:val="22"/>
          <w:szCs w:val="22"/>
        </w:rPr>
        <w:t>1</w:t>
      </w:r>
      <w:r w:rsidR="002D6CC3" w:rsidRPr="00A3783C">
        <w:rPr>
          <w:rFonts w:ascii="Arial" w:hAnsi="Arial" w:cs="Arial"/>
          <w:color w:val="000000"/>
          <w:sz w:val="22"/>
          <w:szCs w:val="22"/>
        </w:rPr>
        <w:t>).</w:t>
      </w:r>
    </w:p>
    <w:p w14:paraId="2553A2F8" w14:textId="77777777" w:rsidR="00A25289" w:rsidRDefault="00A25289" w:rsidP="002D6CC3">
      <w:pPr>
        <w:pStyle w:val="NormalWeb"/>
        <w:spacing w:before="0" w:beforeAutospacing="0" w:after="0" w:afterAutospacing="0" w:line="360" w:lineRule="auto"/>
        <w:ind w:firstLine="720"/>
        <w:jc w:val="both"/>
        <w:rPr>
          <w:rFonts w:ascii="Arial" w:hAnsi="Arial" w:cs="Arial"/>
          <w:color w:val="000000"/>
          <w:sz w:val="22"/>
          <w:szCs w:val="22"/>
        </w:rPr>
      </w:pPr>
    </w:p>
    <w:p w14:paraId="2572586A" w14:textId="4CF6A6B8" w:rsidR="00A25289" w:rsidRPr="00AE25C1" w:rsidRDefault="00A25289" w:rsidP="00AE25C1">
      <w:pPr>
        <w:pStyle w:val="NormalWeb"/>
        <w:spacing w:before="0" w:beforeAutospacing="0" w:after="0" w:afterAutospacing="0" w:line="360" w:lineRule="auto"/>
        <w:jc w:val="both"/>
        <w:rPr>
          <w:rFonts w:ascii="Arial" w:hAnsi="Arial" w:cs="Arial"/>
          <w:b/>
          <w:bCs/>
          <w:color w:val="000000"/>
          <w:sz w:val="22"/>
          <w:szCs w:val="22"/>
        </w:rPr>
      </w:pPr>
      <w:r>
        <w:rPr>
          <w:rFonts w:ascii="Arial" w:hAnsi="Arial" w:cs="Arial"/>
          <w:b/>
          <w:bCs/>
          <w:color w:val="000000"/>
          <w:sz w:val="22"/>
          <w:szCs w:val="22"/>
        </w:rPr>
        <w:t>Experimental Design</w:t>
      </w:r>
    </w:p>
    <w:p w14:paraId="2330284D" w14:textId="377E28AA" w:rsidR="000A4EC2" w:rsidRPr="002D6CC3" w:rsidRDefault="003C61B0" w:rsidP="002D6CC3">
      <w:pPr>
        <w:pStyle w:val="NormalWeb"/>
        <w:spacing w:before="0" w:beforeAutospacing="0" w:after="0" w:afterAutospacing="0" w:line="360" w:lineRule="auto"/>
        <w:ind w:firstLine="720"/>
        <w:jc w:val="both"/>
        <w:rPr>
          <w:rFonts w:ascii="Arial" w:hAnsi="Arial" w:cs="Arial"/>
          <w:color w:val="000000"/>
          <w:sz w:val="22"/>
          <w:szCs w:val="22"/>
        </w:rPr>
      </w:pPr>
      <w:r>
        <w:rPr>
          <w:rFonts w:ascii="Arial" w:eastAsia="Arial" w:hAnsi="Arial" w:cs="Arial"/>
          <w:iCs/>
          <w:sz w:val="22"/>
          <w:szCs w:val="22"/>
        </w:rPr>
        <w:t>The control group</w:t>
      </w:r>
      <w:r w:rsidR="00606DD7">
        <w:rPr>
          <w:rFonts w:ascii="Arial" w:eastAsia="Arial" w:hAnsi="Arial" w:cs="Arial"/>
          <w:iCs/>
          <w:sz w:val="22"/>
          <w:szCs w:val="22"/>
        </w:rPr>
        <w:t xml:space="preserve">’s intervention was a questionnaire </w:t>
      </w:r>
      <w:r w:rsidR="00F26A41" w:rsidRPr="00A3783C">
        <w:rPr>
          <w:rFonts w:ascii="Arial" w:eastAsia="Arial" w:hAnsi="Arial" w:cs="Arial"/>
          <w:iCs/>
          <w:sz w:val="22"/>
          <w:szCs w:val="22"/>
        </w:rPr>
        <w:t xml:space="preserve">that presented them with several facts about the impacts of </w:t>
      </w:r>
      <w:r w:rsidR="00606DD7">
        <w:rPr>
          <w:rFonts w:ascii="Arial" w:eastAsia="Arial" w:hAnsi="Arial" w:cs="Arial"/>
          <w:iCs/>
          <w:sz w:val="22"/>
          <w:szCs w:val="22"/>
        </w:rPr>
        <w:t xml:space="preserve">electronics </w:t>
      </w:r>
      <w:r w:rsidR="00F26A41" w:rsidRPr="00A3783C">
        <w:rPr>
          <w:rFonts w:ascii="Arial" w:eastAsia="Arial" w:hAnsi="Arial" w:cs="Arial"/>
          <w:iCs/>
          <w:sz w:val="22"/>
          <w:szCs w:val="22"/>
        </w:rPr>
        <w:t>on their cognitive function (</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2</w:t>
      </w:r>
      <w:r w:rsidR="00F26A41" w:rsidRPr="00A3783C">
        <w:rPr>
          <w:rFonts w:ascii="Arial" w:eastAsia="Arial" w:hAnsi="Arial" w:cs="Arial"/>
          <w:iCs/>
          <w:sz w:val="22"/>
          <w:szCs w:val="22"/>
        </w:rPr>
        <w:t xml:space="preserve">). </w:t>
      </w:r>
      <w:r w:rsidR="00F25B4B" w:rsidRPr="00A3783C">
        <w:rPr>
          <w:rFonts w:ascii="Arial" w:eastAsia="Arial" w:hAnsi="Arial" w:cs="Arial"/>
          <w:iCs/>
          <w:sz w:val="22"/>
          <w:szCs w:val="22"/>
        </w:rPr>
        <w:t xml:space="preserve">Every fact came with </w:t>
      </w:r>
      <w:r w:rsidR="00F25B4B" w:rsidRPr="00A3783C">
        <w:rPr>
          <w:rFonts w:ascii="Arial" w:hAnsi="Arial" w:cs="Arial"/>
          <w:color w:val="000000"/>
          <w:sz w:val="22"/>
          <w:szCs w:val="22"/>
        </w:rPr>
        <w:t>t</w:t>
      </w:r>
      <w:r w:rsidR="00D842B9" w:rsidRPr="00A3783C">
        <w:rPr>
          <w:rFonts w:ascii="Arial" w:hAnsi="Arial" w:cs="Arial"/>
          <w:color w:val="000000"/>
          <w:sz w:val="22"/>
          <w:szCs w:val="22"/>
        </w:rPr>
        <w:t>he question</w:t>
      </w:r>
      <w:r>
        <w:rPr>
          <w:rFonts w:ascii="Arial" w:hAnsi="Arial" w:cs="Arial"/>
          <w:color w:val="000000"/>
          <w:sz w:val="22"/>
          <w:szCs w:val="22"/>
        </w:rPr>
        <w:t>,</w:t>
      </w:r>
      <w:r w:rsidR="00D842B9" w:rsidRPr="00A3783C">
        <w:rPr>
          <w:rFonts w:ascii="Arial" w:hAnsi="Arial" w:cs="Arial"/>
          <w:color w:val="000000"/>
          <w:sz w:val="22"/>
          <w:szCs w:val="22"/>
        </w:rPr>
        <w:t xml:space="preserve"> “</w:t>
      </w:r>
      <w:r w:rsidR="00A657CF">
        <w:rPr>
          <w:rFonts w:ascii="Arial" w:hAnsi="Arial" w:cs="Arial"/>
          <w:color w:val="000000"/>
          <w:sz w:val="22"/>
          <w:szCs w:val="22"/>
        </w:rPr>
        <w:t>D</w:t>
      </w:r>
      <w:r w:rsidR="00A657CF" w:rsidRPr="00A3783C">
        <w:rPr>
          <w:rFonts w:ascii="Arial" w:hAnsi="Arial" w:cs="Arial"/>
          <w:color w:val="000000"/>
          <w:sz w:val="22"/>
          <w:szCs w:val="22"/>
        </w:rPr>
        <w:t xml:space="preserve">id </w:t>
      </w:r>
      <w:r w:rsidR="00D842B9" w:rsidRPr="00A3783C">
        <w:rPr>
          <w:rFonts w:ascii="Arial" w:hAnsi="Arial" w:cs="Arial"/>
          <w:color w:val="000000"/>
          <w:sz w:val="22"/>
          <w:szCs w:val="22"/>
        </w:rPr>
        <w:t xml:space="preserve">you already know this?” to ensure </w:t>
      </w:r>
      <w:r w:rsidR="00F25B4B" w:rsidRPr="00A3783C">
        <w:rPr>
          <w:rFonts w:ascii="Arial" w:hAnsi="Arial" w:cs="Arial"/>
          <w:color w:val="000000"/>
          <w:sz w:val="22"/>
          <w:szCs w:val="22"/>
        </w:rPr>
        <w:t xml:space="preserve">subjects </w:t>
      </w:r>
      <w:r w:rsidR="00D842B9" w:rsidRPr="00A3783C">
        <w:rPr>
          <w:rFonts w:ascii="Arial" w:hAnsi="Arial" w:cs="Arial"/>
          <w:color w:val="000000"/>
          <w:sz w:val="22"/>
          <w:szCs w:val="22"/>
        </w:rPr>
        <w:t>read</w:t>
      </w:r>
      <w:r w:rsidR="000F5C56">
        <w:rPr>
          <w:rFonts w:ascii="Arial" w:hAnsi="Arial" w:cs="Arial"/>
          <w:color w:val="000000"/>
          <w:sz w:val="22"/>
          <w:szCs w:val="22"/>
        </w:rPr>
        <w:t xml:space="preserve"> them</w:t>
      </w:r>
      <w:r w:rsidR="00D842B9" w:rsidRPr="00A3783C">
        <w:rPr>
          <w:rFonts w:ascii="Arial" w:hAnsi="Arial" w:cs="Arial"/>
          <w:color w:val="000000"/>
          <w:sz w:val="22"/>
          <w:szCs w:val="22"/>
        </w:rPr>
        <w:t xml:space="preserve">. The answer did not change </w:t>
      </w:r>
      <w:r>
        <w:rPr>
          <w:rFonts w:ascii="Arial" w:hAnsi="Arial" w:cs="Arial"/>
          <w:color w:val="000000"/>
          <w:sz w:val="22"/>
          <w:szCs w:val="22"/>
        </w:rPr>
        <w:t xml:space="preserve">how </w:t>
      </w:r>
      <w:r w:rsidR="00D842B9" w:rsidRPr="00A3783C">
        <w:rPr>
          <w:rFonts w:ascii="Arial" w:hAnsi="Arial" w:cs="Arial"/>
          <w:color w:val="000000"/>
          <w:sz w:val="22"/>
          <w:szCs w:val="22"/>
        </w:rPr>
        <w:t>their responses</w:t>
      </w:r>
      <w:r>
        <w:rPr>
          <w:rFonts w:ascii="Arial" w:hAnsi="Arial" w:cs="Arial"/>
          <w:color w:val="000000"/>
          <w:sz w:val="22"/>
          <w:szCs w:val="22"/>
        </w:rPr>
        <w:t xml:space="preserve"> were recorded</w:t>
      </w:r>
      <w:r w:rsidR="00D842B9" w:rsidRPr="00A3783C">
        <w:rPr>
          <w:rFonts w:ascii="Arial" w:hAnsi="Arial" w:cs="Arial"/>
          <w:color w:val="000000"/>
          <w:sz w:val="22"/>
          <w:szCs w:val="22"/>
        </w:rPr>
        <w:t>. At the end of the</w:t>
      </w:r>
      <w:r>
        <w:rPr>
          <w:rFonts w:ascii="Arial" w:hAnsi="Arial" w:cs="Arial"/>
          <w:color w:val="000000"/>
          <w:sz w:val="22"/>
          <w:szCs w:val="22"/>
        </w:rPr>
        <w:t xml:space="preserve"> questions</w:t>
      </w:r>
      <w:r w:rsidR="00D842B9" w:rsidRPr="00A3783C">
        <w:rPr>
          <w:rFonts w:ascii="Arial" w:hAnsi="Arial" w:cs="Arial"/>
          <w:color w:val="000000"/>
          <w:sz w:val="22"/>
          <w:szCs w:val="22"/>
        </w:rPr>
        <w:t>, the subjects were asked</w:t>
      </w:r>
      <w:r w:rsidR="00A657CF">
        <w:rPr>
          <w:rFonts w:ascii="Arial" w:hAnsi="Arial" w:cs="Arial"/>
          <w:color w:val="000000"/>
          <w:sz w:val="22"/>
          <w:szCs w:val="22"/>
        </w:rPr>
        <w:t>,</w:t>
      </w:r>
      <w:r w:rsidR="00D842B9" w:rsidRPr="00A3783C">
        <w:rPr>
          <w:rFonts w:ascii="Arial" w:hAnsi="Arial" w:cs="Arial"/>
          <w:color w:val="000000"/>
          <w:sz w:val="22"/>
          <w:szCs w:val="22"/>
        </w:rPr>
        <w:t xml:space="preserve"> “</w:t>
      </w:r>
      <w:r w:rsidR="00A657CF">
        <w:rPr>
          <w:rFonts w:ascii="Arial" w:hAnsi="Arial" w:cs="Arial"/>
          <w:color w:val="000000"/>
          <w:sz w:val="22"/>
          <w:szCs w:val="22"/>
        </w:rPr>
        <w:t>A</w:t>
      </w:r>
      <w:r w:rsidR="00D842B9" w:rsidRPr="00A3783C">
        <w:rPr>
          <w:rFonts w:ascii="Arial" w:hAnsi="Arial" w:cs="Arial"/>
          <w:color w:val="000000"/>
          <w:sz w:val="22"/>
          <w:szCs w:val="22"/>
        </w:rPr>
        <w:t>fter reading these facts, do you plan to change how you study in any way?”. </w:t>
      </w:r>
    </w:p>
    <w:p w14:paraId="34F24841" w14:textId="01BE36B2" w:rsidR="003C61B0" w:rsidRDefault="003C61B0" w:rsidP="00403FC8">
      <w:pPr>
        <w:pStyle w:val="NormalWeb"/>
        <w:spacing w:before="0" w:beforeAutospacing="0" w:after="0" w:afterAutospacing="0" w:line="360" w:lineRule="auto"/>
        <w:ind w:firstLine="720"/>
        <w:jc w:val="both"/>
        <w:rPr>
          <w:rFonts w:ascii="Arial" w:eastAsia="Arial" w:hAnsi="Arial" w:cs="Arial"/>
          <w:iCs/>
          <w:sz w:val="22"/>
          <w:szCs w:val="22"/>
        </w:rPr>
      </w:pPr>
      <w:r>
        <w:rPr>
          <w:rFonts w:ascii="Arial" w:eastAsia="Arial" w:hAnsi="Arial" w:cs="Arial"/>
          <w:iCs/>
          <w:sz w:val="22"/>
          <w:szCs w:val="22"/>
        </w:rPr>
        <w:t xml:space="preserve">The </w:t>
      </w:r>
      <w:r w:rsidR="00F26A41" w:rsidRPr="00A3783C">
        <w:rPr>
          <w:rFonts w:ascii="Arial" w:eastAsia="Arial" w:hAnsi="Arial" w:cs="Arial"/>
          <w:iCs/>
          <w:sz w:val="22"/>
          <w:szCs w:val="22"/>
        </w:rPr>
        <w:t>treatment group</w:t>
      </w:r>
      <w:r w:rsidR="007E1FED">
        <w:rPr>
          <w:rFonts w:ascii="Arial" w:eastAsia="Arial" w:hAnsi="Arial" w:cs="Arial"/>
          <w:iCs/>
          <w:sz w:val="22"/>
          <w:szCs w:val="22"/>
        </w:rPr>
        <w:t>’s intervention</w:t>
      </w:r>
      <w:r w:rsidR="00F26A41" w:rsidRPr="00A3783C">
        <w:rPr>
          <w:rFonts w:ascii="Arial" w:eastAsia="Arial" w:hAnsi="Arial" w:cs="Arial"/>
          <w:iCs/>
          <w:sz w:val="22"/>
          <w:szCs w:val="22"/>
        </w:rPr>
        <w:t xml:space="preserve"> </w:t>
      </w:r>
      <w:r w:rsidR="007E1FED">
        <w:rPr>
          <w:rFonts w:ascii="Arial" w:eastAsia="Arial" w:hAnsi="Arial" w:cs="Arial"/>
          <w:iCs/>
          <w:sz w:val="22"/>
          <w:szCs w:val="22"/>
        </w:rPr>
        <w:t xml:space="preserve">consisted of </w:t>
      </w:r>
      <w:r w:rsidR="0096141F">
        <w:rPr>
          <w:rFonts w:ascii="Arial" w:eastAsia="Arial" w:hAnsi="Arial" w:cs="Arial"/>
          <w:iCs/>
          <w:sz w:val="22"/>
          <w:szCs w:val="22"/>
        </w:rPr>
        <w:t xml:space="preserve">two online </w:t>
      </w:r>
      <w:r w:rsidR="00F26A41" w:rsidRPr="00A3783C">
        <w:rPr>
          <w:rFonts w:ascii="Arial" w:eastAsia="Arial" w:hAnsi="Arial" w:cs="Arial"/>
          <w:iCs/>
          <w:sz w:val="22"/>
          <w:szCs w:val="22"/>
        </w:rPr>
        <w:t>tests</w:t>
      </w:r>
      <w:r w:rsidR="004B4D4D">
        <w:rPr>
          <w:rFonts w:ascii="Arial" w:eastAsia="Arial" w:hAnsi="Arial" w:cs="Arial"/>
          <w:iCs/>
          <w:sz w:val="22"/>
          <w:szCs w:val="22"/>
        </w:rPr>
        <w:t xml:space="preserve"> from The Human Benchmark for </w:t>
      </w:r>
      <w:r w:rsidR="0096141F">
        <w:rPr>
          <w:rFonts w:ascii="Arial" w:eastAsia="Arial" w:hAnsi="Arial" w:cs="Arial"/>
          <w:iCs/>
          <w:sz w:val="22"/>
          <w:szCs w:val="22"/>
        </w:rPr>
        <w:t>verbal and visual memory</w:t>
      </w:r>
      <w:r w:rsidR="004B4D4D">
        <w:rPr>
          <w:rFonts w:ascii="Arial" w:eastAsia="Arial" w:hAnsi="Arial" w:cs="Arial"/>
          <w:iCs/>
          <w:sz w:val="22"/>
          <w:szCs w:val="22"/>
        </w:rPr>
        <w:t xml:space="preserve">. These tests were </w:t>
      </w:r>
      <w:r w:rsidR="007E1FED">
        <w:rPr>
          <w:rFonts w:ascii="Arial" w:eastAsia="Arial" w:hAnsi="Arial" w:cs="Arial"/>
          <w:iCs/>
          <w:sz w:val="22"/>
          <w:szCs w:val="22"/>
        </w:rPr>
        <w:t>repeatedly completed under</w:t>
      </w:r>
      <w:r w:rsidR="00F26A41" w:rsidRPr="00A3783C">
        <w:rPr>
          <w:rFonts w:ascii="Arial" w:eastAsia="Arial" w:hAnsi="Arial" w:cs="Arial"/>
          <w:iCs/>
          <w:sz w:val="22"/>
          <w:szCs w:val="22"/>
        </w:rPr>
        <w:t xml:space="preserve"> </w:t>
      </w:r>
      <w:r>
        <w:rPr>
          <w:rFonts w:ascii="Arial" w:eastAsia="Arial" w:hAnsi="Arial" w:cs="Arial"/>
          <w:iCs/>
          <w:sz w:val="22"/>
          <w:szCs w:val="22"/>
        </w:rPr>
        <w:t xml:space="preserve">a variety of </w:t>
      </w:r>
      <w:r w:rsidR="00F26A41" w:rsidRPr="00A3783C">
        <w:rPr>
          <w:rFonts w:ascii="Arial" w:eastAsia="Arial" w:hAnsi="Arial" w:cs="Arial"/>
          <w:iCs/>
          <w:sz w:val="22"/>
          <w:szCs w:val="22"/>
        </w:rPr>
        <w:t>different conditions</w:t>
      </w:r>
      <w:r w:rsidR="00D11003">
        <w:rPr>
          <w:rFonts w:ascii="Arial" w:eastAsia="Arial" w:hAnsi="Arial" w:cs="Arial"/>
          <w:iCs/>
          <w:sz w:val="22"/>
          <w:szCs w:val="22"/>
        </w:rPr>
        <w:t xml:space="preserve"> </w:t>
      </w:r>
      <w:r w:rsidR="006E68F9">
        <w:rPr>
          <w:rFonts w:ascii="Arial" w:eastAsia="Arial" w:hAnsi="Arial" w:cs="Arial"/>
          <w:iCs/>
          <w:sz w:val="22"/>
          <w:szCs w:val="22"/>
        </w:rPr>
        <w:fldChar w:fldCharType="begin"/>
      </w:r>
      <w:r w:rsidR="005E70CE">
        <w:rPr>
          <w:rFonts w:ascii="Arial" w:eastAsia="Arial" w:hAnsi="Arial" w:cs="Arial"/>
          <w:iCs/>
          <w:sz w:val="22"/>
          <w:szCs w:val="22"/>
        </w:rPr>
        <w:instrText xml:space="preserve"> ADDIN ZOTERO_ITEM CSL_CITATION {"citationID":"mCqXYPPF","properties":{"formattedCitation":"(20)","plainCitation":"(20)","noteIndex":0},"citationItems":[{"id":351,"uris":["http://zotero.org/users/9674183/items/PB67VSKX"],"itemData":{"id":351,"type":"webpage","language":"en","title":"Human Benchmark","URL":"https://humanbenchmark.com/","author":[{"literal":"Human Benchmark"}],"accessed":{"date-parts":[["2023",5,18]]},"issued":{"date-parts":[["2023"]]}}}],"schema":"https://github.com/citation-style-language/schema/raw/master/csl-citation.json"} </w:instrText>
      </w:r>
      <w:r w:rsidR="006E68F9">
        <w:rPr>
          <w:rFonts w:ascii="Arial" w:eastAsia="Arial" w:hAnsi="Arial" w:cs="Arial"/>
          <w:iCs/>
          <w:sz w:val="22"/>
          <w:szCs w:val="22"/>
        </w:rPr>
        <w:fldChar w:fldCharType="separate"/>
      </w:r>
      <w:r w:rsidR="005E70CE">
        <w:rPr>
          <w:rFonts w:ascii="Arial" w:eastAsia="Arial" w:hAnsi="Arial" w:cs="Arial"/>
          <w:iCs/>
          <w:noProof/>
          <w:sz w:val="22"/>
          <w:szCs w:val="22"/>
        </w:rPr>
        <w:t>(20)</w:t>
      </w:r>
      <w:r w:rsidR="006E68F9">
        <w:rPr>
          <w:rFonts w:ascii="Arial" w:eastAsia="Arial" w:hAnsi="Arial" w:cs="Arial"/>
          <w:iCs/>
          <w:sz w:val="22"/>
          <w:szCs w:val="22"/>
        </w:rPr>
        <w:fldChar w:fldCharType="end"/>
      </w:r>
      <w:r w:rsidR="00F26A41" w:rsidRPr="00A3783C">
        <w:rPr>
          <w:rFonts w:ascii="Arial" w:eastAsia="Arial" w:hAnsi="Arial" w:cs="Arial"/>
          <w:iCs/>
          <w:sz w:val="22"/>
          <w:szCs w:val="22"/>
        </w:rPr>
        <w:t xml:space="preserve">. </w:t>
      </w:r>
      <w:r>
        <w:rPr>
          <w:rFonts w:ascii="Arial" w:eastAsia="Arial" w:hAnsi="Arial" w:cs="Arial"/>
          <w:iCs/>
          <w:sz w:val="22"/>
          <w:szCs w:val="22"/>
        </w:rPr>
        <w:t>The verbal memory test presented each subject with a word and asked them if</w:t>
      </w:r>
      <w:r w:rsidR="007E1FED">
        <w:rPr>
          <w:rFonts w:ascii="Arial" w:eastAsia="Arial" w:hAnsi="Arial" w:cs="Arial"/>
          <w:iCs/>
          <w:sz w:val="22"/>
          <w:szCs w:val="22"/>
        </w:rPr>
        <w:t xml:space="preserve"> they had seen it</w:t>
      </w:r>
      <w:r w:rsidR="00AC6D14">
        <w:rPr>
          <w:rFonts w:ascii="Arial" w:eastAsia="Arial" w:hAnsi="Arial" w:cs="Arial"/>
          <w:iCs/>
          <w:sz w:val="22"/>
          <w:szCs w:val="22"/>
        </w:rPr>
        <w:t xml:space="preserve"> in this round</w:t>
      </w:r>
      <w:r>
        <w:rPr>
          <w:rFonts w:ascii="Arial" w:eastAsia="Arial" w:hAnsi="Arial" w:cs="Arial"/>
          <w:iCs/>
          <w:sz w:val="22"/>
          <w:szCs w:val="22"/>
        </w:rPr>
        <w:t>. If the player responded accurately</w:t>
      </w:r>
      <w:r w:rsidR="007E1FED">
        <w:rPr>
          <w:rFonts w:ascii="Arial" w:eastAsia="Arial" w:hAnsi="Arial" w:cs="Arial"/>
          <w:iCs/>
          <w:sz w:val="22"/>
          <w:szCs w:val="22"/>
        </w:rPr>
        <w:t xml:space="preserve"> (either yes, they had or no they had not)</w:t>
      </w:r>
      <w:r>
        <w:rPr>
          <w:rFonts w:ascii="Arial" w:eastAsia="Arial" w:hAnsi="Arial" w:cs="Arial"/>
          <w:iCs/>
          <w:sz w:val="22"/>
          <w:szCs w:val="22"/>
        </w:rPr>
        <w:t>, the game would present them with another word</w:t>
      </w:r>
      <w:r w:rsidR="007E1FED">
        <w:rPr>
          <w:rFonts w:ascii="Arial" w:eastAsia="Arial" w:hAnsi="Arial" w:cs="Arial"/>
          <w:iCs/>
          <w:sz w:val="22"/>
          <w:szCs w:val="22"/>
        </w:rPr>
        <w:t xml:space="preserve">. This continued </w:t>
      </w:r>
      <w:r>
        <w:rPr>
          <w:rFonts w:ascii="Arial" w:eastAsia="Arial" w:hAnsi="Arial" w:cs="Arial"/>
          <w:iCs/>
          <w:sz w:val="22"/>
          <w:szCs w:val="22"/>
        </w:rPr>
        <w:t xml:space="preserve">until they </w:t>
      </w:r>
      <w:r w:rsidR="00AC6D14">
        <w:rPr>
          <w:rFonts w:ascii="Arial" w:eastAsia="Arial" w:hAnsi="Arial" w:cs="Arial"/>
          <w:iCs/>
          <w:sz w:val="22"/>
          <w:szCs w:val="22"/>
        </w:rPr>
        <w:t xml:space="preserve">had </w:t>
      </w:r>
      <w:r w:rsidR="0096141F">
        <w:rPr>
          <w:rFonts w:ascii="Arial" w:eastAsia="Arial" w:hAnsi="Arial" w:cs="Arial"/>
          <w:iCs/>
          <w:sz w:val="22"/>
          <w:szCs w:val="22"/>
        </w:rPr>
        <w:t xml:space="preserve">responded </w:t>
      </w:r>
      <w:r w:rsidR="007E1FED">
        <w:rPr>
          <w:rFonts w:ascii="Arial" w:eastAsia="Arial" w:hAnsi="Arial" w:cs="Arial"/>
          <w:iCs/>
          <w:sz w:val="22"/>
          <w:szCs w:val="22"/>
        </w:rPr>
        <w:t xml:space="preserve">incorrectly </w:t>
      </w:r>
      <w:r w:rsidR="0096141F">
        <w:rPr>
          <w:rFonts w:ascii="Arial" w:eastAsia="Arial" w:hAnsi="Arial" w:cs="Arial"/>
          <w:iCs/>
          <w:sz w:val="22"/>
          <w:szCs w:val="22"/>
        </w:rPr>
        <w:t xml:space="preserve">three times, </w:t>
      </w:r>
      <w:r w:rsidR="007E1FED">
        <w:rPr>
          <w:rFonts w:ascii="Arial" w:eastAsia="Arial" w:hAnsi="Arial" w:cs="Arial"/>
          <w:iCs/>
          <w:sz w:val="22"/>
          <w:szCs w:val="22"/>
        </w:rPr>
        <w:t xml:space="preserve">at which point </w:t>
      </w:r>
      <w:r w:rsidR="0096141F">
        <w:rPr>
          <w:rFonts w:ascii="Arial" w:eastAsia="Arial" w:hAnsi="Arial" w:cs="Arial"/>
          <w:iCs/>
          <w:sz w:val="22"/>
          <w:szCs w:val="22"/>
        </w:rPr>
        <w:t>they would be</w:t>
      </w:r>
      <w:r w:rsidR="00AC6D14">
        <w:rPr>
          <w:rFonts w:ascii="Arial" w:eastAsia="Arial" w:hAnsi="Arial" w:cs="Arial"/>
          <w:iCs/>
          <w:sz w:val="22"/>
          <w:szCs w:val="22"/>
        </w:rPr>
        <w:t xml:space="preserve"> scored</w:t>
      </w:r>
      <w:r w:rsidR="0096141F">
        <w:rPr>
          <w:rFonts w:ascii="Arial" w:eastAsia="Arial" w:hAnsi="Arial" w:cs="Arial"/>
          <w:iCs/>
          <w:sz w:val="22"/>
          <w:szCs w:val="22"/>
        </w:rPr>
        <w:t xml:space="preserve">. In the visual memory test, a square of tiles </w:t>
      </w:r>
      <w:r w:rsidR="007E1FED">
        <w:rPr>
          <w:rFonts w:ascii="Arial" w:eastAsia="Arial" w:hAnsi="Arial" w:cs="Arial"/>
          <w:iCs/>
          <w:sz w:val="22"/>
          <w:szCs w:val="22"/>
        </w:rPr>
        <w:t>wa</w:t>
      </w:r>
      <w:r w:rsidR="0096141F">
        <w:rPr>
          <w:rFonts w:ascii="Arial" w:eastAsia="Arial" w:hAnsi="Arial" w:cs="Arial"/>
          <w:iCs/>
          <w:sz w:val="22"/>
          <w:szCs w:val="22"/>
        </w:rPr>
        <w:t xml:space="preserve">s presented to the player, increasing </w:t>
      </w:r>
      <w:r w:rsidR="007E1FED">
        <w:rPr>
          <w:rFonts w:ascii="Arial" w:eastAsia="Arial" w:hAnsi="Arial" w:cs="Arial"/>
          <w:iCs/>
          <w:sz w:val="22"/>
          <w:szCs w:val="22"/>
        </w:rPr>
        <w:t xml:space="preserve">in </w:t>
      </w:r>
      <w:r w:rsidR="0096141F">
        <w:rPr>
          <w:rFonts w:ascii="Arial" w:eastAsia="Arial" w:hAnsi="Arial" w:cs="Arial"/>
          <w:iCs/>
          <w:sz w:val="22"/>
          <w:szCs w:val="22"/>
        </w:rPr>
        <w:t xml:space="preserve">width and height every three levels. </w:t>
      </w:r>
      <w:r w:rsidR="007E1FED">
        <w:rPr>
          <w:rFonts w:ascii="Arial" w:eastAsia="Arial" w:hAnsi="Arial" w:cs="Arial"/>
          <w:iCs/>
          <w:sz w:val="22"/>
          <w:szCs w:val="22"/>
        </w:rPr>
        <w:t>E</w:t>
      </w:r>
      <w:r w:rsidR="0096141F">
        <w:rPr>
          <w:rFonts w:ascii="Arial" w:eastAsia="Arial" w:hAnsi="Arial" w:cs="Arial"/>
          <w:iCs/>
          <w:sz w:val="22"/>
          <w:szCs w:val="22"/>
        </w:rPr>
        <w:t xml:space="preserve">ach level, a random selection of the tiles </w:t>
      </w:r>
      <w:r w:rsidR="00275024">
        <w:rPr>
          <w:rFonts w:ascii="Arial" w:eastAsia="Arial" w:hAnsi="Arial" w:cs="Arial"/>
          <w:iCs/>
          <w:sz w:val="22"/>
          <w:szCs w:val="22"/>
        </w:rPr>
        <w:t>would flash</w:t>
      </w:r>
      <w:r w:rsidR="0096141F">
        <w:rPr>
          <w:rFonts w:ascii="Arial" w:eastAsia="Arial" w:hAnsi="Arial" w:cs="Arial"/>
          <w:iCs/>
          <w:sz w:val="22"/>
          <w:szCs w:val="22"/>
        </w:rPr>
        <w:t xml:space="preserve"> white</w:t>
      </w:r>
      <w:r w:rsidR="00275024">
        <w:rPr>
          <w:rFonts w:ascii="Arial" w:eastAsia="Arial" w:hAnsi="Arial" w:cs="Arial"/>
          <w:iCs/>
          <w:sz w:val="22"/>
          <w:szCs w:val="22"/>
        </w:rPr>
        <w:t xml:space="preserve">. </w:t>
      </w:r>
      <w:r w:rsidR="00AC6D14">
        <w:rPr>
          <w:rFonts w:ascii="Arial" w:eastAsia="Arial" w:hAnsi="Arial" w:cs="Arial"/>
          <w:iCs/>
          <w:sz w:val="22"/>
          <w:szCs w:val="22"/>
        </w:rPr>
        <w:t>The user t</w:t>
      </w:r>
      <w:r w:rsidR="00275024">
        <w:rPr>
          <w:rFonts w:ascii="Arial" w:eastAsia="Arial" w:hAnsi="Arial" w:cs="Arial"/>
          <w:iCs/>
          <w:sz w:val="22"/>
          <w:szCs w:val="22"/>
        </w:rPr>
        <w:t xml:space="preserve">hen </w:t>
      </w:r>
      <w:r w:rsidR="0096141F">
        <w:rPr>
          <w:rFonts w:ascii="Arial" w:eastAsia="Arial" w:hAnsi="Arial" w:cs="Arial"/>
          <w:iCs/>
          <w:sz w:val="22"/>
          <w:szCs w:val="22"/>
        </w:rPr>
        <w:t>ha</w:t>
      </w:r>
      <w:r w:rsidR="00AC6D14">
        <w:rPr>
          <w:rFonts w:ascii="Arial" w:eastAsia="Arial" w:hAnsi="Arial" w:cs="Arial"/>
          <w:iCs/>
          <w:sz w:val="22"/>
          <w:szCs w:val="22"/>
        </w:rPr>
        <w:t>d to</w:t>
      </w:r>
      <w:r w:rsidR="00275024">
        <w:rPr>
          <w:rFonts w:ascii="Arial" w:eastAsia="Arial" w:hAnsi="Arial" w:cs="Arial"/>
          <w:iCs/>
          <w:sz w:val="22"/>
          <w:szCs w:val="22"/>
        </w:rPr>
        <w:t xml:space="preserve"> recreate the pattern</w:t>
      </w:r>
      <w:r w:rsidR="00AC6D14">
        <w:rPr>
          <w:rFonts w:ascii="Arial" w:eastAsia="Arial" w:hAnsi="Arial" w:cs="Arial"/>
          <w:iCs/>
          <w:sz w:val="22"/>
          <w:szCs w:val="22"/>
        </w:rPr>
        <w:t xml:space="preserve"> by clicking </w:t>
      </w:r>
      <w:r w:rsidR="00A11628">
        <w:rPr>
          <w:rFonts w:ascii="Arial" w:eastAsia="Arial" w:hAnsi="Arial" w:cs="Arial"/>
          <w:iCs/>
          <w:sz w:val="22"/>
          <w:szCs w:val="22"/>
        </w:rPr>
        <w:t xml:space="preserve">on </w:t>
      </w:r>
      <w:r w:rsidR="00AC6D14">
        <w:rPr>
          <w:rFonts w:ascii="Arial" w:eastAsia="Arial" w:hAnsi="Arial" w:cs="Arial"/>
          <w:iCs/>
          <w:sz w:val="22"/>
          <w:szCs w:val="22"/>
        </w:rPr>
        <w:t>tiles</w:t>
      </w:r>
      <w:r w:rsidR="00275024">
        <w:rPr>
          <w:rFonts w:ascii="Arial" w:eastAsia="Arial" w:hAnsi="Arial" w:cs="Arial"/>
          <w:iCs/>
          <w:sz w:val="22"/>
          <w:szCs w:val="22"/>
        </w:rPr>
        <w:t xml:space="preserve">. </w:t>
      </w:r>
      <w:r w:rsidR="0096141F">
        <w:rPr>
          <w:rFonts w:ascii="Arial" w:eastAsia="Arial" w:hAnsi="Arial" w:cs="Arial"/>
          <w:iCs/>
          <w:sz w:val="22"/>
          <w:szCs w:val="22"/>
        </w:rPr>
        <w:t>If they ma</w:t>
      </w:r>
      <w:r w:rsidR="00AC6D14">
        <w:rPr>
          <w:rFonts w:ascii="Arial" w:eastAsia="Arial" w:hAnsi="Arial" w:cs="Arial"/>
          <w:iCs/>
          <w:sz w:val="22"/>
          <w:szCs w:val="22"/>
        </w:rPr>
        <w:t>d</w:t>
      </w:r>
      <w:r w:rsidR="0096141F">
        <w:rPr>
          <w:rFonts w:ascii="Arial" w:eastAsia="Arial" w:hAnsi="Arial" w:cs="Arial"/>
          <w:iCs/>
          <w:sz w:val="22"/>
          <w:szCs w:val="22"/>
        </w:rPr>
        <w:t>e three mistakes,</w:t>
      </w:r>
      <w:r w:rsidR="00AC6D14">
        <w:rPr>
          <w:rFonts w:ascii="Arial" w:eastAsia="Arial" w:hAnsi="Arial" w:cs="Arial"/>
          <w:iCs/>
          <w:sz w:val="22"/>
          <w:szCs w:val="22"/>
        </w:rPr>
        <w:t xml:space="preserve"> they lost</w:t>
      </w:r>
      <w:r w:rsidR="0096141F">
        <w:rPr>
          <w:rFonts w:ascii="Arial" w:eastAsia="Arial" w:hAnsi="Arial" w:cs="Arial"/>
          <w:iCs/>
          <w:sz w:val="22"/>
          <w:szCs w:val="22"/>
        </w:rPr>
        <w:t xml:space="preserve"> a life</w:t>
      </w:r>
      <w:r w:rsidR="00275024">
        <w:rPr>
          <w:rFonts w:ascii="Arial" w:eastAsia="Arial" w:hAnsi="Arial" w:cs="Arial"/>
          <w:iCs/>
          <w:sz w:val="22"/>
          <w:szCs w:val="22"/>
        </w:rPr>
        <w:t xml:space="preserve">. </w:t>
      </w:r>
      <w:r w:rsidR="007E1FED">
        <w:rPr>
          <w:rFonts w:ascii="Arial" w:eastAsia="Arial" w:hAnsi="Arial" w:cs="Arial"/>
          <w:iCs/>
          <w:sz w:val="22"/>
          <w:szCs w:val="22"/>
        </w:rPr>
        <w:t xml:space="preserve">When the </w:t>
      </w:r>
      <w:r w:rsidR="00AC6D14">
        <w:rPr>
          <w:rFonts w:ascii="Arial" w:eastAsia="Arial" w:hAnsi="Arial" w:cs="Arial"/>
          <w:iCs/>
          <w:sz w:val="22"/>
          <w:szCs w:val="22"/>
        </w:rPr>
        <w:t xml:space="preserve">user lost </w:t>
      </w:r>
      <w:r w:rsidR="007E1FED">
        <w:rPr>
          <w:rFonts w:ascii="Arial" w:eastAsia="Arial" w:hAnsi="Arial" w:cs="Arial"/>
          <w:iCs/>
          <w:sz w:val="22"/>
          <w:szCs w:val="22"/>
        </w:rPr>
        <w:t xml:space="preserve">three lives, the game </w:t>
      </w:r>
      <w:r w:rsidR="00AC6D14">
        <w:rPr>
          <w:rFonts w:ascii="Arial" w:eastAsia="Arial" w:hAnsi="Arial" w:cs="Arial"/>
          <w:iCs/>
          <w:sz w:val="22"/>
          <w:szCs w:val="22"/>
        </w:rPr>
        <w:t xml:space="preserve">ended, </w:t>
      </w:r>
      <w:r w:rsidR="007E1FED">
        <w:rPr>
          <w:rFonts w:ascii="Arial" w:eastAsia="Arial" w:hAnsi="Arial" w:cs="Arial"/>
          <w:iCs/>
          <w:sz w:val="22"/>
          <w:szCs w:val="22"/>
        </w:rPr>
        <w:t xml:space="preserve">and they </w:t>
      </w:r>
      <w:r w:rsidR="00AC6D14">
        <w:rPr>
          <w:rFonts w:ascii="Arial" w:eastAsia="Arial" w:hAnsi="Arial" w:cs="Arial"/>
          <w:iCs/>
          <w:sz w:val="22"/>
          <w:szCs w:val="22"/>
        </w:rPr>
        <w:t>were scored</w:t>
      </w:r>
      <w:r w:rsidR="007E1FED">
        <w:rPr>
          <w:rFonts w:ascii="Arial" w:eastAsia="Arial" w:hAnsi="Arial" w:cs="Arial"/>
          <w:iCs/>
          <w:sz w:val="22"/>
          <w:szCs w:val="22"/>
        </w:rPr>
        <w:t xml:space="preserve">. </w:t>
      </w:r>
    </w:p>
    <w:p w14:paraId="255EFE73" w14:textId="29398291" w:rsidR="000A4EC2" w:rsidRDefault="00F23026" w:rsidP="00403FC8">
      <w:pPr>
        <w:pStyle w:val="NormalWeb"/>
        <w:spacing w:before="0" w:beforeAutospacing="0" w:after="0" w:afterAutospacing="0" w:line="360" w:lineRule="auto"/>
        <w:ind w:firstLine="720"/>
        <w:jc w:val="both"/>
        <w:rPr>
          <w:rFonts w:ascii="Arial" w:eastAsia="Arial" w:hAnsi="Arial" w:cs="Arial"/>
          <w:iCs/>
          <w:sz w:val="22"/>
          <w:szCs w:val="22"/>
        </w:rPr>
      </w:pPr>
      <w:r>
        <w:rPr>
          <w:rFonts w:ascii="Arial" w:eastAsia="Arial" w:hAnsi="Arial" w:cs="Arial"/>
          <w:iCs/>
          <w:sz w:val="22"/>
          <w:szCs w:val="22"/>
        </w:rPr>
        <w:t xml:space="preserve">The conditions of the treatment group’s interventions were as follows: silence, instrumental music (a </w:t>
      </w:r>
      <w:proofErr w:type="spellStart"/>
      <w:r>
        <w:rPr>
          <w:rFonts w:ascii="Arial" w:eastAsia="Arial" w:hAnsi="Arial" w:cs="Arial"/>
          <w:iCs/>
          <w:sz w:val="22"/>
          <w:szCs w:val="22"/>
        </w:rPr>
        <w:t>Betawaves</w:t>
      </w:r>
      <w:proofErr w:type="spellEnd"/>
      <w:r>
        <w:rPr>
          <w:rFonts w:ascii="Arial" w:eastAsia="Arial" w:hAnsi="Arial" w:cs="Arial"/>
          <w:iCs/>
          <w:sz w:val="22"/>
          <w:szCs w:val="22"/>
        </w:rPr>
        <w:t xml:space="preserve"> simulation from Spotify), lyrical music (a mashup of 2000s pop hits), and television (episode one of American TV show The Office). </w:t>
      </w:r>
      <w:r w:rsidR="00F26A41" w:rsidRPr="00A3783C">
        <w:rPr>
          <w:rFonts w:ascii="Arial" w:eastAsia="Arial" w:hAnsi="Arial" w:cs="Arial"/>
          <w:iCs/>
          <w:sz w:val="22"/>
          <w:szCs w:val="22"/>
        </w:rPr>
        <w:t xml:space="preserve">The order of distractions was randomized to avoid an impact on scores. </w:t>
      </w:r>
    </w:p>
    <w:p w14:paraId="72367E76" w14:textId="53E8991A" w:rsidR="000A4EC2" w:rsidRDefault="00591797" w:rsidP="00403FC8">
      <w:pPr>
        <w:pStyle w:val="NormalWeb"/>
        <w:spacing w:before="0" w:beforeAutospacing="0" w:after="0" w:afterAutospacing="0" w:line="360" w:lineRule="auto"/>
        <w:ind w:firstLine="720"/>
        <w:jc w:val="both"/>
        <w:rPr>
          <w:rFonts w:ascii="Arial" w:eastAsia="Arial" w:hAnsi="Arial" w:cs="Arial"/>
          <w:iCs/>
          <w:sz w:val="22"/>
          <w:szCs w:val="22"/>
        </w:rPr>
      </w:pPr>
      <w:r w:rsidRPr="00A3783C">
        <w:rPr>
          <w:rFonts w:ascii="Arial" w:eastAsia="Arial" w:hAnsi="Arial" w:cs="Arial"/>
          <w:iCs/>
          <w:sz w:val="22"/>
          <w:szCs w:val="22"/>
        </w:rPr>
        <w:t>Treatment group s</w:t>
      </w:r>
      <w:r w:rsidR="00F26A41" w:rsidRPr="00A3783C">
        <w:rPr>
          <w:rFonts w:ascii="Arial" w:eastAsia="Arial" w:hAnsi="Arial" w:cs="Arial"/>
          <w:iCs/>
          <w:sz w:val="22"/>
          <w:szCs w:val="22"/>
        </w:rPr>
        <w:t>ubjects scheduled their interventions</w:t>
      </w:r>
      <w:r w:rsidR="00746AB8">
        <w:rPr>
          <w:rFonts w:ascii="Arial" w:eastAsia="Arial" w:hAnsi="Arial" w:cs="Arial"/>
          <w:iCs/>
          <w:sz w:val="22"/>
          <w:szCs w:val="22"/>
        </w:rPr>
        <w:t xml:space="preserve"> </w:t>
      </w:r>
      <w:r w:rsidR="00E1024E">
        <w:rPr>
          <w:rFonts w:ascii="Arial" w:eastAsia="Arial" w:hAnsi="Arial" w:cs="Arial"/>
          <w:iCs/>
          <w:sz w:val="22"/>
          <w:szCs w:val="22"/>
        </w:rPr>
        <w:t xml:space="preserve">for </w:t>
      </w:r>
      <w:r w:rsidR="00F26A41" w:rsidRPr="00A3783C">
        <w:rPr>
          <w:rFonts w:ascii="Arial" w:eastAsia="Arial" w:hAnsi="Arial" w:cs="Arial"/>
          <w:iCs/>
          <w:sz w:val="22"/>
          <w:szCs w:val="22"/>
        </w:rPr>
        <w:t xml:space="preserve">an hour </w:t>
      </w:r>
      <w:r w:rsidR="00746AB8">
        <w:rPr>
          <w:rFonts w:ascii="Arial" w:eastAsia="Arial" w:hAnsi="Arial" w:cs="Arial"/>
          <w:iCs/>
          <w:sz w:val="22"/>
          <w:szCs w:val="22"/>
        </w:rPr>
        <w:t xml:space="preserve">either </w:t>
      </w:r>
      <w:r w:rsidR="00F26A41" w:rsidRPr="00A3783C">
        <w:rPr>
          <w:rFonts w:ascii="Arial" w:eastAsia="Arial" w:hAnsi="Arial" w:cs="Arial"/>
          <w:iCs/>
          <w:sz w:val="22"/>
          <w:szCs w:val="22"/>
        </w:rPr>
        <w:t xml:space="preserve">before school, after school, or during the lunch block, </w:t>
      </w:r>
      <w:r w:rsidR="00596F0E" w:rsidRPr="00A3783C">
        <w:rPr>
          <w:rFonts w:ascii="Arial" w:eastAsia="Arial" w:hAnsi="Arial" w:cs="Arial"/>
          <w:iCs/>
          <w:sz w:val="22"/>
          <w:szCs w:val="22"/>
        </w:rPr>
        <w:t>based on availability</w:t>
      </w:r>
      <w:r w:rsidR="00303C07">
        <w:rPr>
          <w:rFonts w:ascii="Arial" w:eastAsia="Arial" w:hAnsi="Arial" w:cs="Arial"/>
          <w:iCs/>
          <w:sz w:val="22"/>
          <w:szCs w:val="22"/>
        </w:rPr>
        <w:t>. They</w:t>
      </w:r>
      <w:r w:rsidRPr="00A3783C">
        <w:rPr>
          <w:rFonts w:ascii="Arial" w:eastAsia="Arial" w:hAnsi="Arial" w:cs="Arial"/>
          <w:iCs/>
          <w:sz w:val="22"/>
          <w:szCs w:val="22"/>
        </w:rPr>
        <w:t xml:space="preserve"> used their</w:t>
      </w:r>
      <w:r w:rsidR="00F26A41" w:rsidRPr="00A3783C">
        <w:rPr>
          <w:rFonts w:ascii="Arial" w:eastAsia="Arial" w:hAnsi="Arial" w:cs="Arial"/>
          <w:iCs/>
          <w:sz w:val="22"/>
          <w:szCs w:val="22"/>
        </w:rPr>
        <w:t xml:space="preserve"> school laptops</w:t>
      </w:r>
      <w:r w:rsidR="002D04CE">
        <w:rPr>
          <w:rFonts w:ascii="Arial" w:eastAsia="Arial" w:hAnsi="Arial" w:cs="Arial"/>
          <w:iCs/>
          <w:sz w:val="22"/>
          <w:szCs w:val="22"/>
        </w:rPr>
        <w:t xml:space="preserve"> to </w:t>
      </w:r>
      <w:r w:rsidR="00303C07">
        <w:rPr>
          <w:rFonts w:ascii="Arial" w:eastAsia="Arial" w:hAnsi="Arial" w:cs="Arial"/>
          <w:iCs/>
          <w:sz w:val="22"/>
          <w:szCs w:val="22"/>
        </w:rPr>
        <w:t xml:space="preserve">complete </w:t>
      </w:r>
      <w:r w:rsidR="002D04CE">
        <w:rPr>
          <w:rFonts w:ascii="Arial" w:eastAsia="Arial" w:hAnsi="Arial" w:cs="Arial"/>
          <w:iCs/>
          <w:sz w:val="22"/>
          <w:szCs w:val="22"/>
        </w:rPr>
        <w:t>the tests</w:t>
      </w:r>
      <w:r w:rsidR="00F26A41" w:rsidRPr="00A3783C">
        <w:rPr>
          <w:rFonts w:ascii="Arial" w:eastAsia="Arial" w:hAnsi="Arial" w:cs="Arial"/>
          <w:iCs/>
          <w:sz w:val="22"/>
          <w:szCs w:val="22"/>
        </w:rPr>
        <w:t>. The intervention</w:t>
      </w:r>
      <w:r w:rsidR="002D04CE">
        <w:rPr>
          <w:rFonts w:ascii="Arial" w:eastAsia="Arial" w:hAnsi="Arial" w:cs="Arial"/>
          <w:iCs/>
          <w:sz w:val="22"/>
          <w:szCs w:val="22"/>
        </w:rPr>
        <w:t xml:space="preserve">s were </w:t>
      </w:r>
      <w:r w:rsidR="00303C07">
        <w:rPr>
          <w:rFonts w:ascii="Arial" w:eastAsia="Arial" w:hAnsi="Arial" w:cs="Arial"/>
          <w:iCs/>
          <w:sz w:val="22"/>
          <w:szCs w:val="22"/>
        </w:rPr>
        <w:t xml:space="preserve">conducted </w:t>
      </w:r>
      <w:r w:rsidR="00F26A41" w:rsidRPr="00A3783C">
        <w:rPr>
          <w:rFonts w:ascii="Arial" w:eastAsia="Arial" w:hAnsi="Arial" w:cs="Arial"/>
          <w:iCs/>
          <w:sz w:val="22"/>
          <w:szCs w:val="22"/>
        </w:rPr>
        <w:t xml:space="preserve">in an empty classroom. Subjects had 10 minutes per condition to complete both tests and record their scores on paper. </w:t>
      </w:r>
      <w:r w:rsidR="002D04CE">
        <w:rPr>
          <w:rFonts w:ascii="Arial" w:eastAsia="Arial" w:hAnsi="Arial" w:cs="Arial"/>
          <w:iCs/>
          <w:sz w:val="22"/>
          <w:szCs w:val="22"/>
        </w:rPr>
        <w:t xml:space="preserve">After all tests, the proctor asked </w:t>
      </w:r>
      <w:r w:rsidR="002D04CE">
        <w:rPr>
          <w:rFonts w:ascii="Arial" w:hAnsi="Arial" w:cs="Arial"/>
          <w:color w:val="000000"/>
          <w:sz w:val="22"/>
          <w:szCs w:val="22"/>
        </w:rPr>
        <w:t>each subject</w:t>
      </w:r>
      <w:r w:rsidR="002D04CE" w:rsidRPr="00A3783C">
        <w:rPr>
          <w:rFonts w:ascii="Arial" w:hAnsi="Arial" w:cs="Arial"/>
          <w:color w:val="000000"/>
          <w:sz w:val="22"/>
          <w:szCs w:val="22"/>
        </w:rPr>
        <w:t>, “</w:t>
      </w:r>
      <w:r w:rsidR="002D04CE">
        <w:rPr>
          <w:rFonts w:ascii="Arial" w:hAnsi="Arial" w:cs="Arial"/>
          <w:color w:val="000000"/>
          <w:sz w:val="22"/>
          <w:szCs w:val="22"/>
        </w:rPr>
        <w:t>A</w:t>
      </w:r>
      <w:r w:rsidR="002D04CE" w:rsidRPr="00A3783C">
        <w:rPr>
          <w:rFonts w:ascii="Arial" w:hAnsi="Arial" w:cs="Arial"/>
          <w:color w:val="000000"/>
          <w:sz w:val="22"/>
          <w:szCs w:val="22"/>
        </w:rPr>
        <w:t>fter looking at your results, do you plan to change how you study in any way?”</w:t>
      </w:r>
      <w:r w:rsidR="002D04CE">
        <w:rPr>
          <w:rFonts w:ascii="Arial" w:hAnsi="Arial" w:cs="Arial"/>
          <w:color w:val="000000"/>
          <w:sz w:val="22"/>
          <w:szCs w:val="22"/>
        </w:rPr>
        <w:t>, and had them record their responses</w:t>
      </w:r>
      <w:r w:rsidR="002D04CE" w:rsidRPr="00A3783C">
        <w:rPr>
          <w:rFonts w:ascii="Arial" w:hAnsi="Arial" w:cs="Arial"/>
          <w:color w:val="000000"/>
          <w:sz w:val="22"/>
          <w:szCs w:val="22"/>
        </w:rPr>
        <w:t xml:space="preserve"> on their score sheets to avoid subjects influencing each other</w:t>
      </w:r>
      <w:r w:rsidR="002D04CE" w:rsidRPr="00A3783C">
        <w:rPr>
          <w:rFonts w:ascii="Arial" w:eastAsia="Arial" w:hAnsi="Arial" w:cs="Arial"/>
          <w:iCs/>
          <w:sz w:val="22"/>
          <w:szCs w:val="22"/>
        </w:rPr>
        <w:t>.</w:t>
      </w:r>
      <w:r w:rsidR="002D04CE">
        <w:rPr>
          <w:rFonts w:ascii="Arial" w:eastAsia="Arial" w:hAnsi="Arial" w:cs="Arial"/>
          <w:iCs/>
          <w:sz w:val="22"/>
          <w:szCs w:val="22"/>
        </w:rPr>
        <w:t xml:space="preserve"> S</w:t>
      </w:r>
      <w:r w:rsidR="00F26A41" w:rsidRPr="00A3783C">
        <w:rPr>
          <w:rFonts w:ascii="Arial" w:eastAsia="Arial" w:hAnsi="Arial" w:cs="Arial"/>
          <w:iCs/>
          <w:sz w:val="22"/>
          <w:szCs w:val="22"/>
        </w:rPr>
        <w:t xml:space="preserve">ubjects often discussed their scores </w:t>
      </w:r>
      <w:r w:rsidR="00303C07">
        <w:rPr>
          <w:rFonts w:ascii="Arial" w:eastAsia="Arial" w:hAnsi="Arial" w:cs="Arial"/>
          <w:iCs/>
          <w:sz w:val="22"/>
          <w:szCs w:val="22"/>
        </w:rPr>
        <w:t xml:space="preserve">and decisions </w:t>
      </w:r>
      <w:r w:rsidR="00F26A41" w:rsidRPr="00A3783C">
        <w:rPr>
          <w:rFonts w:ascii="Arial" w:eastAsia="Arial" w:hAnsi="Arial" w:cs="Arial"/>
          <w:iCs/>
          <w:sz w:val="22"/>
          <w:szCs w:val="22"/>
        </w:rPr>
        <w:t>with each other</w:t>
      </w:r>
      <w:r w:rsidR="002D04CE">
        <w:rPr>
          <w:rFonts w:ascii="Arial" w:eastAsia="Arial" w:hAnsi="Arial" w:cs="Arial"/>
          <w:iCs/>
          <w:sz w:val="22"/>
          <w:szCs w:val="22"/>
        </w:rPr>
        <w:t>; t</w:t>
      </w:r>
      <w:r w:rsidR="00F26A41" w:rsidRPr="00A3783C">
        <w:rPr>
          <w:rFonts w:ascii="Arial" w:eastAsia="Arial" w:hAnsi="Arial" w:cs="Arial"/>
          <w:iCs/>
          <w:sz w:val="22"/>
          <w:szCs w:val="22"/>
        </w:rPr>
        <w:t xml:space="preserve">he proctor did not </w:t>
      </w:r>
      <w:r w:rsidR="00303C07">
        <w:rPr>
          <w:rFonts w:ascii="Arial" w:eastAsia="Arial" w:hAnsi="Arial" w:cs="Arial"/>
          <w:iCs/>
          <w:sz w:val="22"/>
          <w:szCs w:val="22"/>
        </w:rPr>
        <w:t xml:space="preserve">prompt </w:t>
      </w:r>
      <w:r w:rsidR="00F26A41" w:rsidRPr="00A3783C">
        <w:rPr>
          <w:rFonts w:ascii="Arial" w:eastAsia="Arial" w:hAnsi="Arial" w:cs="Arial"/>
          <w:iCs/>
          <w:sz w:val="22"/>
          <w:szCs w:val="22"/>
        </w:rPr>
        <w:t xml:space="preserve">or prevent discussion. </w:t>
      </w:r>
      <w:r w:rsidR="00F26A41" w:rsidRPr="00A3783C">
        <w:rPr>
          <w:rFonts w:ascii="Arial" w:hAnsi="Arial" w:cs="Arial"/>
          <w:color w:val="000000"/>
          <w:sz w:val="22"/>
          <w:szCs w:val="22"/>
        </w:rPr>
        <w:t xml:space="preserve">Exactly </w:t>
      </w:r>
      <w:r w:rsidR="00F26A41" w:rsidRPr="00A3783C">
        <w:rPr>
          <w:rFonts w:ascii="Arial" w:eastAsia="Arial" w:hAnsi="Arial" w:cs="Arial"/>
          <w:iCs/>
          <w:sz w:val="22"/>
          <w:szCs w:val="22"/>
        </w:rPr>
        <w:t xml:space="preserve">two weeks after </w:t>
      </w:r>
      <w:r w:rsidR="002D04CE">
        <w:rPr>
          <w:rFonts w:ascii="Arial" w:eastAsia="Arial" w:hAnsi="Arial" w:cs="Arial"/>
          <w:iCs/>
          <w:sz w:val="22"/>
          <w:szCs w:val="22"/>
        </w:rPr>
        <w:t>they completed their intervention</w:t>
      </w:r>
      <w:r w:rsidR="00303C07">
        <w:rPr>
          <w:rFonts w:ascii="Arial" w:eastAsia="Arial" w:hAnsi="Arial" w:cs="Arial"/>
          <w:iCs/>
          <w:sz w:val="22"/>
          <w:szCs w:val="22"/>
        </w:rPr>
        <w:t>s</w:t>
      </w:r>
      <w:r w:rsidR="002D04CE">
        <w:rPr>
          <w:rFonts w:ascii="Arial" w:eastAsia="Arial" w:hAnsi="Arial" w:cs="Arial"/>
          <w:iCs/>
          <w:sz w:val="22"/>
          <w:szCs w:val="22"/>
        </w:rPr>
        <w:t xml:space="preserve">, we reached out to </w:t>
      </w:r>
      <w:r w:rsidR="00303C07">
        <w:rPr>
          <w:rFonts w:ascii="Arial" w:eastAsia="Arial" w:hAnsi="Arial" w:cs="Arial"/>
          <w:iCs/>
          <w:sz w:val="22"/>
          <w:szCs w:val="22"/>
        </w:rPr>
        <w:t xml:space="preserve">each </w:t>
      </w:r>
      <w:r w:rsidR="002D04CE">
        <w:rPr>
          <w:rFonts w:ascii="Arial" w:eastAsia="Arial" w:hAnsi="Arial" w:cs="Arial"/>
          <w:iCs/>
          <w:sz w:val="22"/>
          <w:szCs w:val="22"/>
        </w:rPr>
        <w:t>participant</w:t>
      </w:r>
      <w:r w:rsidR="004D7A81">
        <w:rPr>
          <w:rFonts w:ascii="Arial" w:eastAsia="Arial" w:hAnsi="Arial" w:cs="Arial"/>
          <w:iCs/>
          <w:sz w:val="22"/>
          <w:szCs w:val="22"/>
        </w:rPr>
        <w:t>,</w:t>
      </w:r>
      <w:r w:rsidR="00303C07">
        <w:rPr>
          <w:rFonts w:ascii="Arial" w:eastAsia="Arial" w:hAnsi="Arial" w:cs="Arial"/>
          <w:iCs/>
          <w:sz w:val="22"/>
          <w:szCs w:val="22"/>
        </w:rPr>
        <w:t xml:space="preserve"> </w:t>
      </w:r>
      <w:r w:rsidR="002D04CE">
        <w:rPr>
          <w:rFonts w:ascii="Arial" w:eastAsia="Arial" w:hAnsi="Arial" w:cs="Arial"/>
          <w:iCs/>
          <w:sz w:val="22"/>
          <w:szCs w:val="22"/>
        </w:rPr>
        <w:t xml:space="preserve">and </w:t>
      </w:r>
      <w:r w:rsidR="00303C07">
        <w:rPr>
          <w:rFonts w:ascii="Arial" w:eastAsia="Arial" w:hAnsi="Arial" w:cs="Arial"/>
          <w:iCs/>
          <w:sz w:val="22"/>
          <w:szCs w:val="22"/>
        </w:rPr>
        <w:t xml:space="preserve">they </w:t>
      </w:r>
      <w:r w:rsidR="00F26A41" w:rsidRPr="00A3783C">
        <w:rPr>
          <w:rFonts w:ascii="Arial" w:eastAsia="Arial" w:hAnsi="Arial" w:cs="Arial"/>
          <w:iCs/>
          <w:sz w:val="22"/>
          <w:szCs w:val="22"/>
        </w:rPr>
        <w:t>complete</w:t>
      </w:r>
      <w:r w:rsidR="00303C07">
        <w:rPr>
          <w:rFonts w:ascii="Arial" w:eastAsia="Arial" w:hAnsi="Arial" w:cs="Arial"/>
          <w:iCs/>
          <w:sz w:val="22"/>
          <w:szCs w:val="22"/>
        </w:rPr>
        <w:t xml:space="preserve">d </w:t>
      </w:r>
      <w:r w:rsidR="00F26A41" w:rsidRPr="00A3783C">
        <w:rPr>
          <w:rFonts w:ascii="Arial" w:eastAsia="Arial" w:hAnsi="Arial" w:cs="Arial"/>
          <w:iCs/>
          <w:sz w:val="22"/>
          <w:szCs w:val="22"/>
        </w:rPr>
        <w:t xml:space="preserve">a final </w:t>
      </w:r>
      <w:r w:rsidR="00303C07">
        <w:rPr>
          <w:rFonts w:ascii="Arial" w:eastAsia="Arial" w:hAnsi="Arial" w:cs="Arial"/>
          <w:iCs/>
          <w:sz w:val="22"/>
          <w:szCs w:val="22"/>
        </w:rPr>
        <w:t xml:space="preserve">survey </w:t>
      </w:r>
      <w:r w:rsidR="00F26A41" w:rsidRPr="00A3783C">
        <w:rPr>
          <w:rFonts w:ascii="Arial" w:eastAsia="Arial" w:hAnsi="Arial" w:cs="Arial"/>
          <w:iCs/>
          <w:sz w:val="22"/>
          <w:szCs w:val="22"/>
        </w:rPr>
        <w:t>asking</w:t>
      </w:r>
      <w:r w:rsidR="002D04CE">
        <w:rPr>
          <w:rFonts w:ascii="Arial" w:eastAsia="Arial" w:hAnsi="Arial" w:cs="Arial"/>
          <w:iCs/>
          <w:sz w:val="22"/>
          <w:szCs w:val="22"/>
        </w:rPr>
        <w:t xml:space="preserve"> </w:t>
      </w:r>
      <w:r w:rsidR="00F26A41" w:rsidRPr="00A3783C">
        <w:rPr>
          <w:rFonts w:ascii="Arial" w:eastAsia="Arial" w:hAnsi="Arial" w:cs="Arial"/>
          <w:iCs/>
          <w:sz w:val="22"/>
          <w:szCs w:val="22"/>
        </w:rPr>
        <w:t xml:space="preserve">if they had changed their habits </w:t>
      </w:r>
      <w:r w:rsidR="00303C07">
        <w:rPr>
          <w:rFonts w:ascii="Arial" w:eastAsia="Arial" w:hAnsi="Arial" w:cs="Arial"/>
          <w:iCs/>
          <w:sz w:val="22"/>
          <w:szCs w:val="22"/>
        </w:rPr>
        <w:t xml:space="preserve">in any way since their interventions </w:t>
      </w:r>
      <w:r w:rsidR="00F26A41" w:rsidRPr="00A3783C">
        <w:rPr>
          <w:rFonts w:ascii="Arial" w:eastAsia="Arial" w:hAnsi="Arial" w:cs="Arial"/>
          <w:iCs/>
          <w:sz w:val="22"/>
          <w:szCs w:val="22"/>
        </w:rPr>
        <w:t>(</w:t>
      </w:r>
      <w:r w:rsidR="00963CFB">
        <w:rPr>
          <w:rFonts w:ascii="Arial" w:eastAsia="Arial" w:hAnsi="Arial" w:cs="Arial"/>
          <w:b/>
          <w:bCs/>
          <w:iCs/>
          <w:sz w:val="22"/>
          <w:szCs w:val="22"/>
        </w:rPr>
        <w:t>Figure</w:t>
      </w:r>
      <w:r w:rsidR="00F464ED" w:rsidRPr="002C3694">
        <w:rPr>
          <w:rFonts w:ascii="Arial" w:eastAsia="Arial" w:hAnsi="Arial" w:cs="Arial"/>
          <w:b/>
          <w:bCs/>
          <w:iCs/>
          <w:sz w:val="22"/>
          <w:szCs w:val="22"/>
        </w:rPr>
        <w:t xml:space="preserve"> </w:t>
      </w:r>
      <w:r w:rsidR="00963CFB">
        <w:rPr>
          <w:rFonts w:ascii="Arial" w:eastAsia="Arial" w:hAnsi="Arial" w:cs="Arial"/>
          <w:b/>
          <w:bCs/>
          <w:iCs/>
          <w:sz w:val="22"/>
          <w:szCs w:val="22"/>
        </w:rPr>
        <w:t>S</w:t>
      </w:r>
      <w:r w:rsidR="00BD2688">
        <w:rPr>
          <w:rFonts w:ascii="Arial" w:eastAsia="Arial" w:hAnsi="Arial" w:cs="Arial"/>
          <w:b/>
          <w:bCs/>
          <w:iCs/>
          <w:sz w:val="22"/>
          <w:szCs w:val="22"/>
        </w:rPr>
        <w:t>3</w:t>
      </w:r>
      <w:r w:rsidR="00F26A41" w:rsidRPr="00A3783C">
        <w:rPr>
          <w:rFonts w:ascii="Arial" w:eastAsia="Arial" w:hAnsi="Arial" w:cs="Arial"/>
          <w:iCs/>
          <w:sz w:val="22"/>
          <w:szCs w:val="22"/>
        </w:rPr>
        <w:t>).</w:t>
      </w:r>
    </w:p>
    <w:p w14:paraId="62BC34F6" w14:textId="77777777" w:rsidR="00A25289" w:rsidRDefault="00A25289" w:rsidP="00403FC8">
      <w:pPr>
        <w:pStyle w:val="NormalWeb"/>
        <w:spacing w:before="0" w:beforeAutospacing="0" w:after="0" w:afterAutospacing="0" w:line="360" w:lineRule="auto"/>
        <w:ind w:firstLine="720"/>
        <w:jc w:val="both"/>
        <w:rPr>
          <w:rFonts w:ascii="Arial" w:eastAsia="Arial" w:hAnsi="Arial" w:cs="Arial"/>
          <w:iCs/>
          <w:sz w:val="22"/>
          <w:szCs w:val="22"/>
        </w:rPr>
      </w:pPr>
    </w:p>
    <w:p w14:paraId="70A53BE6" w14:textId="4DB13DDA" w:rsidR="00A25289" w:rsidRPr="00AE25C1" w:rsidRDefault="00A25289" w:rsidP="00AE25C1">
      <w:pPr>
        <w:pStyle w:val="NormalWeb"/>
        <w:spacing w:before="0" w:beforeAutospacing="0" w:after="0" w:afterAutospacing="0" w:line="360" w:lineRule="auto"/>
        <w:jc w:val="both"/>
        <w:rPr>
          <w:rFonts w:ascii="Arial" w:eastAsia="Arial" w:hAnsi="Arial" w:cs="Arial"/>
          <w:b/>
          <w:bCs/>
          <w:iCs/>
          <w:sz w:val="22"/>
          <w:szCs w:val="22"/>
        </w:rPr>
      </w:pPr>
      <w:r>
        <w:rPr>
          <w:rFonts w:ascii="Arial" w:eastAsia="Arial" w:hAnsi="Arial" w:cs="Arial"/>
          <w:b/>
          <w:bCs/>
          <w:iCs/>
          <w:sz w:val="22"/>
          <w:szCs w:val="22"/>
        </w:rPr>
        <w:t>Statistical Analysis</w:t>
      </w:r>
    </w:p>
    <w:p w14:paraId="106A9A73" w14:textId="5CC1E790" w:rsidR="00F26A41" w:rsidRPr="000A4EC2" w:rsidRDefault="009F012A" w:rsidP="00403FC8">
      <w:pPr>
        <w:pStyle w:val="NormalWeb"/>
        <w:spacing w:before="0" w:beforeAutospacing="0" w:after="0" w:afterAutospacing="0" w:line="360" w:lineRule="auto"/>
        <w:ind w:firstLine="720"/>
        <w:jc w:val="both"/>
        <w:rPr>
          <w:rFonts w:ascii="Arial" w:hAnsi="Arial" w:cs="Arial"/>
          <w:color w:val="000000"/>
          <w:sz w:val="22"/>
          <w:szCs w:val="22"/>
        </w:rPr>
      </w:pPr>
      <w:r>
        <w:rPr>
          <w:rFonts w:ascii="Arial" w:eastAsia="Arial" w:hAnsi="Arial" w:cs="Arial"/>
          <w:iCs/>
          <w:sz w:val="22"/>
          <w:szCs w:val="22"/>
        </w:rPr>
        <w:lastRenderedPageBreak/>
        <w:t xml:space="preserve">We created and distributed all surveys </w:t>
      </w:r>
      <w:r w:rsidR="00591797" w:rsidRPr="00A3783C">
        <w:rPr>
          <w:rFonts w:ascii="Arial" w:eastAsia="Arial" w:hAnsi="Arial" w:cs="Arial"/>
          <w:iCs/>
          <w:sz w:val="22"/>
          <w:szCs w:val="22"/>
        </w:rPr>
        <w:t xml:space="preserve">with </w:t>
      </w:r>
      <w:r w:rsidR="00F26A41" w:rsidRPr="00A3783C">
        <w:rPr>
          <w:rFonts w:ascii="Arial" w:eastAsia="Arial" w:hAnsi="Arial" w:cs="Arial"/>
          <w:iCs/>
          <w:sz w:val="22"/>
          <w:szCs w:val="22"/>
        </w:rPr>
        <w:t>Google Forms</w:t>
      </w:r>
      <w:r>
        <w:rPr>
          <w:rFonts w:ascii="Arial" w:eastAsia="Arial" w:hAnsi="Arial" w:cs="Arial"/>
          <w:iCs/>
          <w:sz w:val="22"/>
          <w:szCs w:val="22"/>
        </w:rPr>
        <w:t>. R</w:t>
      </w:r>
      <w:r w:rsidR="00F26A41" w:rsidRPr="00A3783C">
        <w:rPr>
          <w:rFonts w:ascii="Arial" w:eastAsia="Arial" w:hAnsi="Arial" w:cs="Arial"/>
          <w:iCs/>
          <w:sz w:val="22"/>
          <w:szCs w:val="22"/>
        </w:rPr>
        <w:t>esults were linked to a Google spreadsheet. Scores and commitments were transcribed from paper score sheets to the Google spreadsheet by hand. Graphs and tables were created in Google Sheets</w:t>
      </w:r>
      <w:r w:rsidR="00591797" w:rsidRPr="00A3783C">
        <w:rPr>
          <w:rFonts w:ascii="Arial" w:eastAsia="Arial" w:hAnsi="Arial" w:cs="Arial"/>
          <w:iCs/>
          <w:sz w:val="22"/>
          <w:szCs w:val="22"/>
        </w:rPr>
        <w:t xml:space="preserve"> and RStudio (using the ggplot2 package)</w:t>
      </w:r>
      <w:r w:rsidR="00F26A41" w:rsidRPr="00A3783C">
        <w:rPr>
          <w:rFonts w:ascii="Arial" w:eastAsia="Arial" w:hAnsi="Arial" w:cs="Arial"/>
          <w:iCs/>
          <w:sz w:val="22"/>
          <w:szCs w:val="22"/>
        </w:rPr>
        <w:t xml:space="preserve">. T-tests, Z-tests, </w:t>
      </w:r>
      <w:r w:rsidR="00591797" w:rsidRPr="00A3783C">
        <w:rPr>
          <w:rFonts w:ascii="Arial" w:eastAsia="Arial" w:hAnsi="Arial" w:cs="Arial"/>
          <w:iCs/>
          <w:sz w:val="22"/>
          <w:szCs w:val="22"/>
        </w:rPr>
        <w:t xml:space="preserve">ANOVAs, and </w:t>
      </w:r>
      <w:r w:rsidR="00F26A41" w:rsidRPr="00A3783C">
        <w:rPr>
          <w:rFonts w:ascii="Arial" w:eastAsia="Arial" w:hAnsi="Arial" w:cs="Arial"/>
          <w:iCs/>
          <w:sz w:val="22"/>
          <w:szCs w:val="22"/>
        </w:rPr>
        <w:t xml:space="preserve">chi-square tests were completed in Google Sheets (ANOVA required the Google Sheets add-on </w:t>
      </w:r>
      <w:proofErr w:type="spellStart"/>
      <w:r w:rsidR="00F26A41" w:rsidRPr="00A3783C">
        <w:rPr>
          <w:rFonts w:ascii="Arial" w:eastAsia="Arial" w:hAnsi="Arial" w:cs="Arial"/>
          <w:iCs/>
          <w:sz w:val="22"/>
          <w:szCs w:val="22"/>
        </w:rPr>
        <w:t>XLMiner</w:t>
      </w:r>
      <w:proofErr w:type="spellEnd"/>
      <w:r w:rsidR="00F26A41" w:rsidRPr="00A3783C">
        <w:rPr>
          <w:rFonts w:ascii="Arial" w:eastAsia="Arial" w:hAnsi="Arial" w:cs="Arial"/>
          <w:iCs/>
          <w:sz w:val="22"/>
          <w:szCs w:val="22"/>
        </w:rPr>
        <w:t xml:space="preserve"> Analysis </w:t>
      </w:r>
      <w:proofErr w:type="spellStart"/>
      <w:r w:rsidR="00F26A41" w:rsidRPr="00A3783C">
        <w:rPr>
          <w:rFonts w:ascii="Arial" w:eastAsia="Arial" w:hAnsi="Arial" w:cs="Arial"/>
          <w:iCs/>
          <w:sz w:val="22"/>
          <w:szCs w:val="22"/>
        </w:rPr>
        <w:t>Toolpak</w:t>
      </w:r>
      <w:proofErr w:type="spellEnd"/>
      <w:r w:rsidR="00F26A41" w:rsidRPr="00A3783C">
        <w:rPr>
          <w:rFonts w:ascii="Arial" w:eastAsia="Arial" w:hAnsi="Arial" w:cs="Arial"/>
          <w:iCs/>
          <w:sz w:val="22"/>
          <w:szCs w:val="22"/>
        </w:rPr>
        <w:t xml:space="preserve">). </w:t>
      </w:r>
    </w:p>
    <w:p w14:paraId="20B2FE20" w14:textId="72D4ADE2" w:rsidR="00F26A41" w:rsidRPr="00A3783C" w:rsidRDefault="00F26A41" w:rsidP="00A1119E">
      <w:pPr>
        <w:spacing w:line="360" w:lineRule="auto"/>
        <w:jc w:val="both"/>
        <w:rPr>
          <w:rFonts w:ascii="Arial" w:eastAsia="Arial" w:hAnsi="Arial" w:cs="Arial"/>
          <w:iCs/>
          <w:sz w:val="22"/>
          <w:szCs w:val="22"/>
        </w:rPr>
      </w:pPr>
    </w:p>
    <w:p w14:paraId="55C07B17" w14:textId="77777777" w:rsidR="00F26A41" w:rsidRPr="00A3783C" w:rsidRDefault="00F26A41" w:rsidP="00A1119E">
      <w:pPr>
        <w:spacing w:line="360" w:lineRule="auto"/>
        <w:jc w:val="both"/>
        <w:rPr>
          <w:rFonts w:ascii="Arial" w:eastAsia="Arial" w:hAnsi="Arial" w:cs="Arial"/>
          <w:sz w:val="22"/>
          <w:szCs w:val="22"/>
        </w:rPr>
      </w:pPr>
      <w:r w:rsidRPr="00A3783C">
        <w:rPr>
          <w:rFonts w:ascii="Arial" w:eastAsia="Arial" w:hAnsi="Arial" w:cs="Arial"/>
          <w:b/>
          <w:sz w:val="22"/>
          <w:szCs w:val="22"/>
        </w:rPr>
        <w:t>ACKNOWLEDGEMENTS</w:t>
      </w:r>
    </w:p>
    <w:p w14:paraId="278AA584" w14:textId="54C5FD5C" w:rsidR="001B7482" w:rsidRPr="000A4EC2" w:rsidRDefault="003C569B" w:rsidP="00403FC8">
      <w:pPr>
        <w:spacing w:line="360" w:lineRule="auto"/>
        <w:jc w:val="both"/>
        <w:rPr>
          <w:rFonts w:ascii="Arial" w:eastAsia="Arial" w:hAnsi="Arial" w:cs="Arial"/>
          <w:iCs/>
          <w:sz w:val="22"/>
          <w:szCs w:val="22"/>
        </w:rPr>
      </w:pPr>
      <w:r>
        <w:rPr>
          <w:rFonts w:ascii="Arial" w:eastAsia="Arial" w:hAnsi="Arial" w:cs="Arial"/>
          <w:iCs/>
          <w:sz w:val="22"/>
          <w:szCs w:val="22"/>
        </w:rPr>
        <w:t>We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all the </w:t>
      </w:r>
      <w:r>
        <w:rPr>
          <w:rFonts w:ascii="Arial" w:eastAsia="Arial" w:hAnsi="Arial" w:cs="Arial"/>
          <w:iCs/>
          <w:sz w:val="22"/>
          <w:szCs w:val="22"/>
        </w:rPr>
        <w:t xml:space="preserve">student participants </w:t>
      </w:r>
      <w:r w:rsidR="00F26A41" w:rsidRPr="00A3783C">
        <w:rPr>
          <w:rFonts w:ascii="Arial" w:eastAsia="Arial" w:hAnsi="Arial" w:cs="Arial"/>
          <w:iCs/>
          <w:sz w:val="22"/>
          <w:szCs w:val="22"/>
        </w:rPr>
        <w:t>for their time, patience</w:t>
      </w:r>
      <w:r w:rsidR="004D7A81">
        <w:rPr>
          <w:rFonts w:ascii="Arial" w:eastAsia="Arial" w:hAnsi="Arial" w:cs="Arial"/>
          <w:iCs/>
          <w:sz w:val="22"/>
          <w:szCs w:val="22"/>
        </w:rPr>
        <w:t>,</w:t>
      </w:r>
      <w:r w:rsidR="00A25B62">
        <w:rPr>
          <w:rFonts w:ascii="Arial" w:eastAsia="Arial" w:hAnsi="Arial" w:cs="Arial"/>
          <w:iCs/>
          <w:sz w:val="22"/>
          <w:szCs w:val="22"/>
        </w:rPr>
        <w:t xml:space="preserve"> and </w:t>
      </w:r>
      <w:r w:rsidR="00F26A41" w:rsidRPr="00A3783C">
        <w:rPr>
          <w:rFonts w:ascii="Arial" w:eastAsia="Arial" w:hAnsi="Arial" w:cs="Arial"/>
          <w:iCs/>
          <w:sz w:val="22"/>
          <w:szCs w:val="22"/>
        </w:rPr>
        <w:t xml:space="preserve">energy. </w:t>
      </w:r>
      <w:r>
        <w:rPr>
          <w:rFonts w:ascii="Arial" w:eastAsia="Arial" w:hAnsi="Arial" w:cs="Arial"/>
          <w:iCs/>
          <w:sz w:val="22"/>
          <w:szCs w:val="22"/>
        </w:rPr>
        <w:t>We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Megan </w:t>
      </w:r>
      <w:proofErr w:type="spellStart"/>
      <w:r w:rsidR="00F26A41" w:rsidRPr="00A3783C">
        <w:rPr>
          <w:rFonts w:ascii="Arial" w:eastAsia="Arial" w:hAnsi="Arial" w:cs="Arial"/>
          <w:iCs/>
          <w:sz w:val="22"/>
          <w:szCs w:val="22"/>
        </w:rPr>
        <w:t>McOsker</w:t>
      </w:r>
      <w:proofErr w:type="spellEnd"/>
      <w:r w:rsidR="00F26A41" w:rsidRPr="00A3783C">
        <w:rPr>
          <w:rFonts w:ascii="Arial" w:eastAsia="Arial" w:hAnsi="Arial" w:cs="Arial"/>
          <w:iCs/>
          <w:sz w:val="22"/>
          <w:szCs w:val="22"/>
        </w:rPr>
        <w:t xml:space="preserve"> for her guidance as </w:t>
      </w:r>
      <w:r>
        <w:rPr>
          <w:rFonts w:ascii="Arial" w:eastAsia="Arial" w:hAnsi="Arial" w:cs="Arial"/>
          <w:iCs/>
          <w:sz w:val="22"/>
          <w:szCs w:val="22"/>
        </w:rPr>
        <w:t xml:space="preserve">MDI High School’s </w:t>
      </w:r>
      <w:r w:rsidR="00F26A41" w:rsidRPr="00A3783C">
        <w:rPr>
          <w:rFonts w:ascii="Arial" w:eastAsia="Arial" w:hAnsi="Arial" w:cs="Arial"/>
          <w:iCs/>
          <w:sz w:val="22"/>
          <w:szCs w:val="22"/>
        </w:rPr>
        <w:t>Science Fair Coordinator</w:t>
      </w:r>
      <w:r w:rsidR="00A25B62">
        <w:rPr>
          <w:rFonts w:ascii="Arial" w:eastAsia="Arial" w:hAnsi="Arial" w:cs="Arial"/>
          <w:iCs/>
          <w:sz w:val="22"/>
          <w:szCs w:val="22"/>
        </w:rPr>
        <w:t xml:space="preserve"> and Linda Richardson for her help with subject outreach. Thank you to Michelle </w:t>
      </w:r>
      <w:proofErr w:type="spellStart"/>
      <w:r w:rsidR="00A25B62">
        <w:rPr>
          <w:rFonts w:ascii="Arial" w:eastAsia="Arial" w:hAnsi="Arial" w:cs="Arial"/>
          <w:iCs/>
          <w:sz w:val="22"/>
          <w:szCs w:val="22"/>
        </w:rPr>
        <w:t>Merica</w:t>
      </w:r>
      <w:proofErr w:type="spellEnd"/>
      <w:r w:rsidR="00A25B62">
        <w:rPr>
          <w:rFonts w:ascii="Arial" w:eastAsia="Arial" w:hAnsi="Arial" w:cs="Arial"/>
          <w:iCs/>
          <w:sz w:val="22"/>
          <w:szCs w:val="22"/>
        </w:rPr>
        <w:t xml:space="preserve"> </w:t>
      </w:r>
      <w:r w:rsidR="00472016">
        <w:rPr>
          <w:rFonts w:ascii="Arial" w:eastAsia="Arial" w:hAnsi="Arial" w:cs="Arial"/>
          <w:iCs/>
          <w:sz w:val="22"/>
          <w:szCs w:val="22"/>
        </w:rPr>
        <w:t>her</w:t>
      </w:r>
      <w:r w:rsidR="00A25B62">
        <w:rPr>
          <w:rFonts w:ascii="Arial" w:eastAsia="Arial" w:hAnsi="Arial" w:cs="Arial"/>
          <w:iCs/>
          <w:sz w:val="22"/>
          <w:szCs w:val="22"/>
        </w:rPr>
        <w:t xml:space="preserve"> guidance with manuscript</w:t>
      </w:r>
      <w:r w:rsidR="00472016">
        <w:rPr>
          <w:rFonts w:ascii="Arial" w:eastAsia="Arial" w:hAnsi="Arial" w:cs="Arial"/>
          <w:iCs/>
          <w:sz w:val="22"/>
          <w:szCs w:val="22"/>
        </w:rPr>
        <w:t xml:space="preserve"> submission</w:t>
      </w:r>
      <w:r w:rsidR="00A25B62">
        <w:rPr>
          <w:rFonts w:ascii="Arial" w:eastAsia="Arial" w:hAnsi="Arial" w:cs="Arial"/>
          <w:iCs/>
          <w:sz w:val="22"/>
          <w:szCs w:val="22"/>
        </w:rPr>
        <w:t>. Lastly, w</w:t>
      </w:r>
      <w:r w:rsidR="001E13ED">
        <w:rPr>
          <w:rFonts w:ascii="Arial" w:eastAsia="Arial" w:hAnsi="Arial" w:cs="Arial"/>
          <w:iCs/>
          <w:sz w:val="22"/>
          <w:szCs w:val="22"/>
        </w:rPr>
        <w:t>e</w:t>
      </w:r>
      <w:r w:rsidR="004D7A81">
        <w:rPr>
          <w:rFonts w:ascii="Arial" w:eastAsia="Arial" w:hAnsi="Arial" w:cs="Arial"/>
          <w:iCs/>
          <w:sz w:val="22"/>
          <w:szCs w:val="22"/>
        </w:rPr>
        <w:t xml:space="preserve"> woul</w:t>
      </w:r>
      <w:r w:rsidR="00F26A41" w:rsidRPr="00A3783C">
        <w:rPr>
          <w:rFonts w:ascii="Arial" w:eastAsia="Arial" w:hAnsi="Arial" w:cs="Arial"/>
          <w:iCs/>
          <w:sz w:val="22"/>
          <w:szCs w:val="22"/>
        </w:rPr>
        <w:t xml:space="preserve">d like to thank Dr. Linda Fuller at the College of the Atlantic for her assistance </w:t>
      </w:r>
      <w:r w:rsidR="001E13ED">
        <w:rPr>
          <w:rFonts w:ascii="Arial" w:eastAsia="Arial" w:hAnsi="Arial" w:cs="Arial"/>
          <w:iCs/>
          <w:sz w:val="22"/>
          <w:szCs w:val="22"/>
        </w:rPr>
        <w:t xml:space="preserve">with </w:t>
      </w:r>
      <w:r w:rsidR="00F26A41" w:rsidRPr="00A3783C">
        <w:rPr>
          <w:rFonts w:ascii="Arial" w:eastAsia="Arial" w:hAnsi="Arial" w:cs="Arial"/>
          <w:iCs/>
          <w:sz w:val="22"/>
          <w:szCs w:val="22"/>
        </w:rPr>
        <w:t>intervention</w:t>
      </w:r>
      <w:r w:rsidR="001E13ED">
        <w:rPr>
          <w:rFonts w:ascii="Arial" w:eastAsia="Arial" w:hAnsi="Arial" w:cs="Arial"/>
          <w:iCs/>
          <w:sz w:val="22"/>
          <w:szCs w:val="22"/>
        </w:rPr>
        <w:t xml:space="preserve"> design</w:t>
      </w:r>
      <w:r w:rsidR="00F26A41" w:rsidRPr="00A3783C">
        <w:rPr>
          <w:rFonts w:ascii="Arial" w:eastAsia="Arial" w:hAnsi="Arial" w:cs="Arial"/>
          <w:iCs/>
          <w:sz w:val="22"/>
          <w:szCs w:val="22"/>
        </w:rPr>
        <w:t xml:space="preserve">. </w:t>
      </w:r>
    </w:p>
    <w:p w14:paraId="4F9872ED" w14:textId="38E71D0C" w:rsidR="001B7482" w:rsidRDefault="001B7482" w:rsidP="008F0BF7">
      <w:pPr>
        <w:spacing w:line="360" w:lineRule="auto"/>
        <w:rPr>
          <w:rFonts w:ascii="Arial" w:eastAsia="Arial" w:hAnsi="Arial" w:cs="Arial"/>
          <w:b/>
          <w:sz w:val="22"/>
          <w:szCs w:val="22"/>
        </w:rPr>
      </w:pPr>
    </w:p>
    <w:p w14:paraId="5E99EA42" w14:textId="692C6605" w:rsidR="008F0BF7" w:rsidRDefault="008F0BF7" w:rsidP="008F0BF7">
      <w:pPr>
        <w:spacing w:line="360" w:lineRule="auto"/>
        <w:rPr>
          <w:rFonts w:ascii="Arial" w:eastAsia="Arial" w:hAnsi="Arial" w:cs="Arial"/>
          <w:b/>
          <w:sz w:val="22"/>
          <w:szCs w:val="22"/>
        </w:rPr>
      </w:pPr>
    </w:p>
    <w:p w14:paraId="6752AD7F" w14:textId="69D6DF9D" w:rsidR="00114E45" w:rsidRDefault="00114E45" w:rsidP="008F0BF7">
      <w:pPr>
        <w:spacing w:line="360" w:lineRule="auto"/>
        <w:rPr>
          <w:rFonts w:ascii="Arial" w:eastAsia="Arial" w:hAnsi="Arial" w:cs="Arial"/>
          <w:b/>
          <w:sz w:val="22"/>
          <w:szCs w:val="22"/>
        </w:rPr>
      </w:pPr>
    </w:p>
    <w:p w14:paraId="734D7B40" w14:textId="7E7E31B2" w:rsidR="00114E45" w:rsidRDefault="00114E45" w:rsidP="008F0BF7">
      <w:pPr>
        <w:spacing w:line="360" w:lineRule="auto"/>
        <w:rPr>
          <w:rFonts w:ascii="Arial" w:eastAsia="Arial" w:hAnsi="Arial" w:cs="Arial"/>
          <w:b/>
          <w:sz w:val="22"/>
          <w:szCs w:val="22"/>
        </w:rPr>
      </w:pPr>
    </w:p>
    <w:p w14:paraId="4A4565C9" w14:textId="635EAE0D" w:rsidR="00114E45" w:rsidRDefault="00114E45" w:rsidP="008F0BF7">
      <w:pPr>
        <w:spacing w:line="360" w:lineRule="auto"/>
        <w:rPr>
          <w:rFonts w:ascii="Arial" w:eastAsia="Arial" w:hAnsi="Arial" w:cs="Arial"/>
          <w:b/>
          <w:sz w:val="22"/>
          <w:szCs w:val="22"/>
        </w:rPr>
      </w:pPr>
    </w:p>
    <w:p w14:paraId="4248275A" w14:textId="651A807C" w:rsidR="00114E45" w:rsidRDefault="00114E45" w:rsidP="008F0BF7">
      <w:pPr>
        <w:spacing w:line="360" w:lineRule="auto"/>
        <w:rPr>
          <w:rFonts w:ascii="Arial" w:eastAsia="Arial" w:hAnsi="Arial" w:cs="Arial"/>
          <w:b/>
          <w:sz w:val="22"/>
          <w:szCs w:val="22"/>
        </w:rPr>
      </w:pPr>
    </w:p>
    <w:p w14:paraId="44BFF841" w14:textId="13A39BF9" w:rsidR="00114E45" w:rsidRDefault="00114E45" w:rsidP="008F0BF7">
      <w:pPr>
        <w:spacing w:line="360" w:lineRule="auto"/>
        <w:rPr>
          <w:rFonts w:ascii="Arial" w:eastAsia="Arial" w:hAnsi="Arial" w:cs="Arial"/>
          <w:b/>
          <w:sz w:val="22"/>
          <w:szCs w:val="22"/>
        </w:rPr>
      </w:pPr>
    </w:p>
    <w:p w14:paraId="06A36871" w14:textId="45EA6761" w:rsidR="00114E45" w:rsidRDefault="00114E45" w:rsidP="008F0BF7">
      <w:pPr>
        <w:spacing w:line="360" w:lineRule="auto"/>
        <w:rPr>
          <w:rFonts w:ascii="Arial" w:eastAsia="Arial" w:hAnsi="Arial" w:cs="Arial"/>
          <w:b/>
          <w:sz w:val="22"/>
          <w:szCs w:val="22"/>
        </w:rPr>
      </w:pPr>
    </w:p>
    <w:p w14:paraId="4C8CD425" w14:textId="77777777" w:rsidR="00114E45" w:rsidRPr="00A3783C" w:rsidRDefault="00114E45" w:rsidP="008F0BF7">
      <w:pPr>
        <w:spacing w:line="360" w:lineRule="auto"/>
        <w:rPr>
          <w:rFonts w:ascii="Arial" w:eastAsia="Arial" w:hAnsi="Arial" w:cs="Arial"/>
          <w:b/>
          <w:sz w:val="22"/>
          <w:szCs w:val="22"/>
        </w:rPr>
      </w:pPr>
    </w:p>
    <w:p w14:paraId="08EE7B2E" w14:textId="77777777" w:rsidR="000A4EC2" w:rsidRDefault="000A4EC2">
      <w:pPr>
        <w:rPr>
          <w:rFonts w:ascii="Arial" w:eastAsia="Arial" w:hAnsi="Arial" w:cs="Arial"/>
          <w:b/>
          <w:sz w:val="22"/>
          <w:szCs w:val="22"/>
        </w:rPr>
      </w:pPr>
      <w:r>
        <w:rPr>
          <w:rFonts w:ascii="Arial" w:eastAsia="Arial" w:hAnsi="Arial" w:cs="Arial"/>
          <w:b/>
          <w:sz w:val="22"/>
          <w:szCs w:val="22"/>
        </w:rPr>
        <w:br w:type="page"/>
      </w:r>
    </w:p>
    <w:p w14:paraId="11632256" w14:textId="0A5F6691" w:rsidR="005D3DA4" w:rsidRPr="00A3783C" w:rsidRDefault="005D3DA4" w:rsidP="00A1119E">
      <w:pPr>
        <w:spacing w:line="360" w:lineRule="auto"/>
        <w:jc w:val="both"/>
        <w:rPr>
          <w:rFonts w:ascii="Arial" w:eastAsia="Arial" w:hAnsi="Arial" w:cs="Arial"/>
          <w:sz w:val="22"/>
          <w:szCs w:val="22"/>
        </w:rPr>
      </w:pPr>
      <w:r w:rsidRPr="00A3783C">
        <w:rPr>
          <w:rFonts w:ascii="Arial" w:eastAsia="Arial" w:hAnsi="Arial" w:cs="Arial"/>
          <w:b/>
          <w:sz w:val="22"/>
          <w:szCs w:val="22"/>
        </w:rPr>
        <w:lastRenderedPageBreak/>
        <w:t>REFERENCES</w:t>
      </w:r>
    </w:p>
    <w:p w14:paraId="2C8D0A33" w14:textId="78D61C20" w:rsidR="005D3DA4" w:rsidRDefault="005D3DA4" w:rsidP="00A1119E">
      <w:pPr>
        <w:spacing w:line="360" w:lineRule="auto"/>
        <w:jc w:val="both"/>
        <w:rPr>
          <w:rFonts w:ascii="Arial" w:hAnsi="Arial" w:cs="Arial"/>
          <w:sz w:val="22"/>
          <w:szCs w:val="22"/>
        </w:rPr>
      </w:pPr>
    </w:p>
    <w:p w14:paraId="516AE426" w14:textId="69E7541B"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Evans, Julie. “Project Tomorrow | Speak Up.” Digital Learning during the Pandemic: Emerging Evidence of an Education Transformation, 2020,</w:t>
      </w:r>
      <w:r>
        <w:rPr>
          <w:rFonts w:ascii="Arial" w:hAnsi="Arial" w:cs="Arial"/>
          <w:sz w:val="22"/>
          <w:szCs w:val="22"/>
        </w:rPr>
        <w:t xml:space="preserve"> </w:t>
      </w:r>
      <w:r w:rsidRPr="00AE25C1">
        <w:rPr>
          <w:rFonts w:ascii="Arial" w:hAnsi="Arial" w:cs="Arial"/>
          <w:sz w:val="22"/>
          <w:szCs w:val="22"/>
        </w:rPr>
        <w:t>tomorrow.org/speakup/2020CB-Digital-Learning-during-the-Pandemic.html.</w:t>
      </w:r>
    </w:p>
    <w:p w14:paraId="332A2310" w14:textId="1D5F7EE7"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 xml:space="preserve">Virtual High School. “About Us.” About Us, 2021, </w:t>
      </w:r>
      <w:commentRangeStart w:id="1"/>
      <w:del w:id="2" w:author="Radakovic, Aleksandar" w:date="2024-01-30T21:28:00Z">
        <w:r w:rsidRPr="00AE25C1" w:rsidDel="00F81E70">
          <w:rPr>
            <w:rFonts w:ascii="Arial" w:hAnsi="Arial" w:cs="Arial"/>
            <w:sz w:val="22"/>
            <w:szCs w:val="22"/>
          </w:rPr>
          <w:delText>https://</w:delText>
        </w:r>
      </w:del>
      <w:r w:rsidRPr="00AE25C1">
        <w:rPr>
          <w:rFonts w:ascii="Arial" w:hAnsi="Arial" w:cs="Arial"/>
          <w:sz w:val="22"/>
          <w:szCs w:val="22"/>
        </w:rPr>
        <w:t>www.vhslearning.org/about-us</w:t>
      </w:r>
      <w:commentRangeEnd w:id="1"/>
      <w:r w:rsidR="00F81E70">
        <w:rPr>
          <w:rStyle w:val="CommentReference"/>
        </w:rPr>
        <w:commentReference w:id="1"/>
      </w:r>
      <w:r w:rsidRPr="00AE25C1">
        <w:rPr>
          <w:rFonts w:ascii="Arial" w:hAnsi="Arial" w:cs="Arial"/>
          <w:sz w:val="22"/>
          <w:szCs w:val="22"/>
        </w:rPr>
        <w:t>.</w:t>
      </w:r>
    </w:p>
    <w:p w14:paraId="59F64CED" w14:textId="370CE0DC"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Khan Academy. “About | Khan Academy.” Our Mission Is to Provide a Free, World-Class Education for Anyone, Anywhere., 2021, www.khanacademy.org/_render.</w:t>
      </w:r>
    </w:p>
    <w:p w14:paraId="6D19F334" w14:textId="1E735F9D" w:rsid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McElrath, Kevin. “Nearly 93% of Households With School-Age Children Report Some Form of Distance Learning During COVID-19.” The United States Census Bureau, 26 Aug. 2020, www.census.gov/library/stories/2020/08/schooling-during-the-covid-19-pandemic.html.</w:t>
      </w:r>
    </w:p>
    <w:p w14:paraId="60A4427D" w14:textId="2B20EC32"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Shelton, Jill T., et al. “The Distracting Effects of a Ringing Cell Phone: An Investigation of the Laboratory and the Classroom Setting.” Journal of Environmental Psychology, vol. 29, no. 4, Dec. 2009, pp. 513–21. </w:t>
      </w:r>
      <w:commentRangeStart w:id="3"/>
      <w:ins w:id="4"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https://doi.org/10.1016/j.jenvp.2009.03.001</w:instrText>
      </w:r>
      <w:ins w:id="5"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https://doi.org/10.1016/j.jenvp.2009.03.001</w:t>
      </w:r>
      <w:ins w:id="6" w:author="Radakovic, Aleksandar" w:date="2024-01-30T21:29:00Z">
        <w:r w:rsidR="00F81E70">
          <w:rPr>
            <w:rFonts w:ascii="Arial" w:hAnsi="Arial" w:cs="Arial"/>
            <w:sz w:val="22"/>
            <w:szCs w:val="22"/>
          </w:rPr>
          <w:fldChar w:fldCharType="end"/>
        </w:r>
      </w:ins>
      <w:commentRangeEnd w:id="3"/>
      <w:ins w:id="7" w:author="Radakovic, Aleksandar" w:date="2024-01-30T21:30:00Z">
        <w:r w:rsidR="00F81E70">
          <w:rPr>
            <w:rStyle w:val="CommentReference"/>
          </w:rPr>
          <w:commentReference w:id="3"/>
        </w:r>
      </w:ins>
      <w:del w:id="8" w:author="Radakovic, Aleksandar" w:date="2024-01-30T21:29:00Z">
        <w:r w:rsidRPr="00AE25C1" w:rsidDel="00F81E70">
          <w:rPr>
            <w:rFonts w:ascii="Arial" w:hAnsi="Arial" w:cs="Arial"/>
            <w:sz w:val="22"/>
            <w:szCs w:val="22"/>
          </w:rPr>
          <w:delText>.</w:delText>
        </w:r>
      </w:del>
    </w:p>
    <w:p w14:paraId="40BD89B7" w14:textId="6F91A0BC"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Trafton, J. Gregory, et al. “Preparing to Resume an Interrupted Task: Effects of Prospective Goal Encoding and Retrospective Rehearsal.” International Journal of Human-Computer Studies, vol. 58, no. 5, May 2003, pp. 583–603. </w:t>
      </w:r>
      <w:ins w:id="9"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https://doi.org/10.1016/S1071-5819(03)00023-5</w:instrText>
      </w:r>
      <w:ins w:id="10"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https://doi.org/10.1016/S1071-5819(03)00023-5</w:t>
      </w:r>
      <w:ins w:id="11" w:author="Radakovic, Aleksandar" w:date="2024-01-30T21:29:00Z">
        <w:r w:rsidR="00F81E70">
          <w:rPr>
            <w:rFonts w:ascii="Arial" w:hAnsi="Arial" w:cs="Arial"/>
            <w:sz w:val="22"/>
            <w:szCs w:val="22"/>
          </w:rPr>
          <w:fldChar w:fldCharType="end"/>
        </w:r>
      </w:ins>
      <w:del w:id="12" w:author="Radakovic, Aleksandar" w:date="2024-01-30T21:29:00Z">
        <w:r w:rsidRPr="00AE25C1" w:rsidDel="00F81E70">
          <w:rPr>
            <w:rFonts w:ascii="Arial" w:hAnsi="Arial" w:cs="Arial"/>
            <w:sz w:val="22"/>
            <w:szCs w:val="22"/>
          </w:rPr>
          <w:delText>.</w:delText>
        </w:r>
      </w:del>
    </w:p>
    <w:p w14:paraId="56596C1B" w14:textId="6BC138FA"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Lawson, Dakota, et al. “The Costs of Texting in the Classroom.” College Teaching, vol. 63, no. 3, July 2015, pp. 119–24, </w:t>
      </w:r>
      <w:ins w:id="13"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https://doi.org/10.1080/87567555.2015.1019826</w:instrText>
      </w:r>
      <w:ins w:id="14"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https://doi.org/10.1080/87567555.2015.1019826</w:t>
      </w:r>
      <w:ins w:id="15" w:author="Radakovic, Aleksandar" w:date="2024-01-30T21:29:00Z">
        <w:r w:rsidR="00F81E70">
          <w:rPr>
            <w:rFonts w:ascii="Arial" w:hAnsi="Arial" w:cs="Arial"/>
            <w:sz w:val="22"/>
            <w:szCs w:val="22"/>
          </w:rPr>
          <w:fldChar w:fldCharType="end"/>
        </w:r>
      </w:ins>
      <w:del w:id="16" w:author="Radakovic, Aleksandar" w:date="2024-01-30T21:29:00Z">
        <w:r w:rsidRPr="00AE25C1" w:rsidDel="00F81E70">
          <w:rPr>
            <w:rFonts w:ascii="Arial" w:hAnsi="Arial" w:cs="Arial"/>
            <w:sz w:val="22"/>
            <w:szCs w:val="22"/>
          </w:rPr>
          <w:delText>.</w:delText>
        </w:r>
      </w:del>
    </w:p>
    <w:p w14:paraId="4B0DA588" w14:textId="16FCA52F"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Fried, Carrie B. “In-Class Laptop Use and Its Effects on Student Learning.” Computers &amp; Education, vol. 50, no. 3, Apr. 2008, pp. 906–14. </w:t>
      </w:r>
      <w:ins w:id="17"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https://doi.org/10.1016/j.compedu.2006.09.006</w:instrText>
      </w:r>
      <w:ins w:id="18"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https://doi.org/10.1016/j.compedu.2006.09.006</w:t>
      </w:r>
      <w:ins w:id="19" w:author="Radakovic, Aleksandar" w:date="2024-01-30T21:29:00Z">
        <w:r w:rsidR="00F81E70">
          <w:rPr>
            <w:rFonts w:ascii="Arial" w:hAnsi="Arial" w:cs="Arial"/>
            <w:sz w:val="22"/>
            <w:szCs w:val="22"/>
          </w:rPr>
          <w:fldChar w:fldCharType="end"/>
        </w:r>
      </w:ins>
      <w:del w:id="20" w:author="Radakovic, Aleksandar" w:date="2024-01-30T21:29:00Z">
        <w:r w:rsidRPr="00AE25C1" w:rsidDel="00F81E70">
          <w:rPr>
            <w:rFonts w:ascii="Arial" w:hAnsi="Arial" w:cs="Arial"/>
            <w:sz w:val="22"/>
            <w:szCs w:val="22"/>
          </w:rPr>
          <w:delText>.</w:delText>
        </w:r>
      </w:del>
    </w:p>
    <w:p w14:paraId="2A99A20D" w14:textId="72D35A33"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lastRenderedPageBreak/>
        <w:t xml:space="preserve">Goltz, Franziska, et al. “Do You Listen to Music While Studying? A Portrait of How People Use Music to Optimize Their Cognitive Performance.” Acta </w:t>
      </w:r>
      <w:proofErr w:type="spellStart"/>
      <w:r w:rsidRPr="00AE25C1">
        <w:rPr>
          <w:rFonts w:ascii="Arial" w:hAnsi="Arial" w:cs="Arial"/>
          <w:sz w:val="22"/>
          <w:szCs w:val="22"/>
        </w:rPr>
        <w:t>Psychologica</w:t>
      </w:r>
      <w:proofErr w:type="spellEnd"/>
      <w:r w:rsidRPr="00AE25C1">
        <w:rPr>
          <w:rFonts w:ascii="Arial" w:hAnsi="Arial" w:cs="Arial"/>
          <w:sz w:val="22"/>
          <w:szCs w:val="22"/>
        </w:rPr>
        <w:t xml:space="preserve">, vol. 220, Oct. 2021, p. 103417. </w:t>
      </w:r>
      <w:ins w:id="21"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https://doi.org/10.1016/j.actpsy.2021.103417</w:instrText>
      </w:r>
      <w:ins w:id="22"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https://doi.org/10.1016/j.actpsy.2021.103417</w:t>
      </w:r>
      <w:ins w:id="23" w:author="Radakovic, Aleksandar" w:date="2024-01-30T21:29:00Z">
        <w:r w:rsidR="00F81E70">
          <w:rPr>
            <w:rFonts w:ascii="Arial" w:hAnsi="Arial" w:cs="Arial"/>
            <w:sz w:val="22"/>
            <w:szCs w:val="22"/>
          </w:rPr>
          <w:fldChar w:fldCharType="end"/>
        </w:r>
      </w:ins>
      <w:del w:id="24" w:author="Radakovic, Aleksandar" w:date="2024-01-30T21:29:00Z">
        <w:r w:rsidRPr="00AE25C1" w:rsidDel="00F81E70">
          <w:rPr>
            <w:rFonts w:ascii="Arial" w:hAnsi="Arial" w:cs="Arial"/>
            <w:sz w:val="22"/>
            <w:szCs w:val="22"/>
          </w:rPr>
          <w:delText>.</w:delText>
        </w:r>
      </w:del>
    </w:p>
    <w:p w14:paraId="0C943B7F" w14:textId="460CFBF2"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Perham, Nick, et al. “Does Listening to Preferred Music Improve Reading Comprehension Performance?” Applied Cognitive Psychology, vol. 28, Mar. 2014. </w:t>
      </w:r>
      <w:ins w:id="25"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https://doi.org/10.1002/acp.2994</w:instrText>
      </w:r>
      <w:ins w:id="26"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https://doi.org/10.1002/acp.2994</w:t>
      </w:r>
      <w:ins w:id="27" w:author="Radakovic, Aleksandar" w:date="2024-01-30T21:29:00Z">
        <w:r w:rsidR="00F81E70">
          <w:rPr>
            <w:rFonts w:ascii="Arial" w:hAnsi="Arial" w:cs="Arial"/>
            <w:sz w:val="22"/>
            <w:szCs w:val="22"/>
          </w:rPr>
          <w:fldChar w:fldCharType="end"/>
        </w:r>
      </w:ins>
      <w:del w:id="28" w:author="Radakovic, Aleksandar" w:date="2024-01-30T21:29:00Z">
        <w:r w:rsidRPr="00AE25C1" w:rsidDel="00F81E70">
          <w:rPr>
            <w:rFonts w:ascii="Arial" w:hAnsi="Arial" w:cs="Arial"/>
            <w:sz w:val="22"/>
            <w:szCs w:val="22"/>
          </w:rPr>
          <w:delText>.</w:delText>
        </w:r>
      </w:del>
    </w:p>
    <w:p w14:paraId="45B3826C" w14:textId="27B47C35"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Thompson, William, et al. “Fast and Loud Background Music Disrupts Reading Comprehension.” Psychology of Music, vol. 40, Nov. 2012, pp. 700–08. </w:t>
      </w:r>
      <w:ins w:id="29"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https://doi.org/10.1177/0305735611400173</w:instrText>
      </w:r>
      <w:ins w:id="30"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https://doi.org/10.1177/0305735611400173</w:t>
      </w:r>
      <w:ins w:id="31" w:author="Radakovic, Aleksandar" w:date="2024-01-30T21:29:00Z">
        <w:r w:rsidR="00F81E70">
          <w:rPr>
            <w:rFonts w:ascii="Arial" w:hAnsi="Arial" w:cs="Arial"/>
            <w:sz w:val="22"/>
            <w:szCs w:val="22"/>
          </w:rPr>
          <w:fldChar w:fldCharType="end"/>
        </w:r>
      </w:ins>
      <w:del w:id="32" w:author="Radakovic, Aleksandar" w:date="2024-01-30T21:29:00Z">
        <w:r w:rsidRPr="00AE25C1" w:rsidDel="00F81E70">
          <w:rPr>
            <w:rFonts w:ascii="Arial" w:hAnsi="Arial" w:cs="Arial"/>
            <w:sz w:val="22"/>
            <w:szCs w:val="22"/>
          </w:rPr>
          <w:delText>.</w:delText>
        </w:r>
      </w:del>
    </w:p>
    <w:p w14:paraId="65BABA2E" w14:textId="7551E690"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Husain, Gabriela, et al. “Effects of Musical Tempo and Mode on Arousal, Mood, and Spatial Abilities.” Music Perception: An Interdisciplinary Journal, vol. 20, no. 2, 2002, pp. 151–71. </w:t>
      </w:r>
      <w:ins w:id="33"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https://doi.org/10.1525/mp.2002.20.2.151</w:instrText>
      </w:r>
      <w:ins w:id="34"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https://doi.org/10.1525/mp.2002.20.2.151</w:t>
      </w:r>
      <w:ins w:id="35" w:author="Radakovic, Aleksandar" w:date="2024-01-30T21:29:00Z">
        <w:r w:rsidR="00F81E70">
          <w:rPr>
            <w:rFonts w:ascii="Arial" w:hAnsi="Arial" w:cs="Arial"/>
            <w:sz w:val="22"/>
            <w:szCs w:val="22"/>
          </w:rPr>
          <w:fldChar w:fldCharType="end"/>
        </w:r>
      </w:ins>
      <w:del w:id="36" w:author="Radakovic, Aleksandar" w:date="2024-01-30T21:29:00Z">
        <w:r w:rsidRPr="00AE25C1" w:rsidDel="00F81E70">
          <w:rPr>
            <w:rFonts w:ascii="Arial" w:hAnsi="Arial" w:cs="Arial"/>
            <w:sz w:val="22"/>
            <w:szCs w:val="22"/>
          </w:rPr>
          <w:delText>.</w:delText>
        </w:r>
      </w:del>
    </w:p>
    <w:p w14:paraId="5C4A36E4" w14:textId="6836D439" w:rsidR="00F81E70" w:rsidRPr="00F81E70" w:rsidRDefault="00AE25C1" w:rsidP="00F81E70">
      <w:pPr>
        <w:pStyle w:val="Bibliography"/>
        <w:numPr>
          <w:ilvl w:val="0"/>
          <w:numId w:val="3"/>
        </w:numPr>
        <w:rPr>
          <w:rFonts w:ascii="Arial" w:hAnsi="Arial" w:cs="Arial"/>
          <w:sz w:val="22"/>
          <w:szCs w:val="22"/>
        </w:rPr>
      </w:pPr>
      <w:proofErr w:type="spellStart"/>
      <w:r w:rsidRPr="00AE25C1">
        <w:rPr>
          <w:rFonts w:ascii="Arial" w:hAnsi="Arial" w:cs="Arial"/>
          <w:sz w:val="22"/>
          <w:szCs w:val="22"/>
        </w:rPr>
        <w:t>Hiwa</w:t>
      </w:r>
      <w:proofErr w:type="spellEnd"/>
      <w:r w:rsidRPr="00AE25C1">
        <w:rPr>
          <w:rFonts w:ascii="Arial" w:hAnsi="Arial" w:cs="Arial"/>
          <w:sz w:val="22"/>
          <w:szCs w:val="22"/>
        </w:rPr>
        <w:t xml:space="preserve">, Satoru, et al. “Functional Near-Infrared Spectroscopy Study of the Neural Correlates between Auditory Environments and Intellectual Work Performance.” Brain and Behavior, vol. 8, no. 10, 2018, p. e01104. </w:t>
      </w:r>
      <w:ins w:id="37"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https://doi.org/10.1002/brb3.1104</w:instrText>
      </w:r>
      <w:ins w:id="38"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https://doi.org/10.1002/brb3.1104</w:t>
      </w:r>
      <w:ins w:id="39" w:author="Radakovic, Aleksandar" w:date="2024-01-30T21:29:00Z">
        <w:r w:rsidR="00F81E70">
          <w:rPr>
            <w:rFonts w:ascii="Arial" w:hAnsi="Arial" w:cs="Arial"/>
            <w:sz w:val="22"/>
            <w:szCs w:val="22"/>
          </w:rPr>
          <w:fldChar w:fldCharType="end"/>
        </w:r>
      </w:ins>
      <w:del w:id="40" w:author="Radakovic, Aleksandar" w:date="2024-01-30T21:29:00Z">
        <w:r w:rsidRPr="00AE25C1" w:rsidDel="00F81E70">
          <w:rPr>
            <w:rFonts w:ascii="Arial" w:hAnsi="Arial" w:cs="Arial"/>
            <w:sz w:val="22"/>
            <w:szCs w:val="22"/>
          </w:rPr>
          <w:delText>.</w:delText>
        </w:r>
      </w:del>
    </w:p>
    <w:p w14:paraId="53E69DCA" w14:textId="23F59655"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Rey, Günter Daniel. “A Review of Research and a Meta-Analysis of the Seductive Detail Effect.” Educational Research Review, vol. 7, Dec. 2012, pp. 216–37. </w:t>
      </w:r>
      <w:ins w:id="41"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https://doi.org/10.1016/j.edurev.2012.05.003</w:instrText>
      </w:r>
      <w:ins w:id="42"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https://doi.org/10.1016/j.edurev.2012.05.003</w:t>
      </w:r>
      <w:ins w:id="43" w:author="Radakovic, Aleksandar" w:date="2024-01-30T21:29:00Z">
        <w:r w:rsidR="00F81E70">
          <w:rPr>
            <w:rFonts w:ascii="Arial" w:hAnsi="Arial" w:cs="Arial"/>
            <w:sz w:val="22"/>
            <w:szCs w:val="22"/>
          </w:rPr>
          <w:fldChar w:fldCharType="end"/>
        </w:r>
      </w:ins>
      <w:del w:id="44" w:author="Radakovic, Aleksandar" w:date="2024-01-30T21:29:00Z">
        <w:r w:rsidRPr="00AE25C1" w:rsidDel="00F81E70">
          <w:rPr>
            <w:rFonts w:ascii="Arial" w:hAnsi="Arial" w:cs="Arial"/>
            <w:sz w:val="22"/>
            <w:szCs w:val="22"/>
          </w:rPr>
          <w:delText>.</w:delText>
        </w:r>
      </w:del>
    </w:p>
    <w:p w14:paraId="429B74C3" w14:textId="48930BAD"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Sanchez, Christopher A., et al. “An Examination of the Seductive Details Effect in Terms of Working Memory Capacity.” Memory &amp; Cognition, vol. 34, no. 2, Mar. 2006, pp. 344–55. </w:t>
      </w:r>
      <w:ins w:id="45"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https://doi.org/10.3758/BF03193412</w:instrText>
      </w:r>
      <w:ins w:id="46"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https://doi.org/10.3758/BF03193412</w:t>
      </w:r>
      <w:ins w:id="47" w:author="Radakovic, Aleksandar" w:date="2024-01-30T21:29:00Z">
        <w:r w:rsidR="00F81E70">
          <w:rPr>
            <w:rFonts w:ascii="Arial" w:hAnsi="Arial" w:cs="Arial"/>
            <w:sz w:val="22"/>
            <w:szCs w:val="22"/>
          </w:rPr>
          <w:fldChar w:fldCharType="end"/>
        </w:r>
      </w:ins>
      <w:del w:id="48" w:author="Radakovic, Aleksandar" w:date="2024-01-30T21:29:00Z">
        <w:r w:rsidRPr="00AE25C1" w:rsidDel="00F81E70">
          <w:rPr>
            <w:rFonts w:ascii="Arial" w:hAnsi="Arial" w:cs="Arial"/>
            <w:sz w:val="22"/>
            <w:szCs w:val="22"/>
          </w:rPr>
          <w:delText>.</w:delText>
        </w:r>
      </w:del>
    </w:p>
    <w:p w14:paraId="726AC8B1" w14:textId="3ACE156E"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Furnham, Adrian, et al. “Music Is as Distracting as Noise: The Differential Distraction of Background Music and Noise on the Cognitive Test Performance of Introverts and Extraverts.” Ergonomics, vol. 45, no. 3, Feb. 2002, pp. 203–17. </w:t>
      </w:r>
      <w:ins w:id="49"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https://doi.org/10.1080/00140130210121932</w:instrText>
      </w:r>
      <w:ins w:id="50"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https://doi.org/10.1080/00140130210121932</w:t>
      </w:r>
      <w:ins w:id="51" w:author="Radakovic, Aleksandar" w:date="2024-01-30T21:29:00Z">
        <w:r w:rsidR="00F81E70">
          <w:rPr>
            <w:rFonts w:ascii="Arial" w:hAnsi="Arial" w:cs="Arial"/>
            <w:sz w:val="22"/>
            <w:szCs w:val="22"/>
          </w:rPr>
          <w:fldChar w:fldCharType="end"/>
        </w:r>
      </w:ins>
      <w:del w:id="52" w:author="Radakovic, Aleksandar" w:date="2024-01-30T21:29:00Z">
        <w:r w:rsidRPr="00AE25C1" w:rsidDel="00F81E70">
          <w:rPr>
            <w:rFonts w:ascii="Arial" w:hAnsi="Arial" w:cs="Arial"/>
            <w:sz w:val="22"/>
            <w:szCs w:val="22"/>
          </w:rPr>
          <w:delText>.</w:delText>
        </w:r>
      </w:del>
    </w:p>
    <w:p w14:paraId="62C346CD" w14:textId="0BA94666"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lastRenderedPageBreak/>
        <w:t xml:space="preserve">Lehmann, Janina A. M., et al. “Can Music Foster Learning – Effects of Different Text Modalities on Learning and Information Retrieval.” Frontiers in Psychology, vol. 8, Jan. 2018, p. 2305. </w:t>
      </w:r>
      <w:ins w:id="53"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https://doi.org/10.3389/fpsyg.2017.02305</w:instrText>
      </w:r>
      <w:ins w:id="54"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https://doi.org/10.3389/fpsyg.2017.02305</w:t>
      </w:r>
      <w:ins w:id="55" w:author="Radakovic, Aleksandar" w:date="2024-01-30T21:29:00Z">
        <w:r w:rsidR="00F81E70">
          <w:rPr>
            <w:rFonts w:ascii="Arial" w:hAnsi="Arial" w:cs="Arial"/>
            <w:sz w:val="22"/>
            <w:szCs w:val="22"/>
          </w:rPr>
          <w:fldChar w:fldCharType="end"/>
        </w:r>
      </w:ins>
      <w:del w:id="56" w:author="Radakovic, Aleksandar" w:date="2024-01-30T21:29:00Z">
        <w:r w:rsidDel="00F81E70">
          <w:rPr>
            <w:rFonts w:ascii="Arial" w:hAnsi="Arial" w:cs="Arial"/>
            <w:sz w:val="22"/>
            <w:szCs w:val="22"/>
          </w:rPr>
          <w:delText xml:space="preserve">. </w:delText>
        </w:r>
      </w:del>
    </w:p>
    <w:p w14:paraId="0194A064" w14:textId="2FFC3B45"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Rauscher, Frances H., et al. “Music and Spatial Task Performance.” Nature, vol. 365, no. 6447, 6447, Oct. 1993, pp. 611–611. </w:t>
      </w:r>
      <w:ins w:id="57" w:author="Radakovic, Aleksandar" w:date="2024-01-30T21:29: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https://doi.org/10.1038/365611a0</w:instrText>
      </w:r>
      <w:ins w:id="58" w:author="Radakovic, Aleksandar" w:date="2024-01-30T21:29: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https://doi.org/10.1038/365611a0</w:t>
      </w:r>
      <w:ins w:id="59" w:author="Radakovic, Aleksandar" w:date="2024-01-30T21:29:00Z">
        <w:r w:rsidR="00F81E70">
          <w:rPr>
            <w:rFonts w:ascii="Arial" w:hAnsi="Arial" w:cs="Arial"/>
            <w:sz w:val="22"/>
            <w:szCs w:val="22"/>
          </w:rPr>
          <w:fldChar w:fldCharType="end"/>
        </w:r>
      </w:ins>
      <w:del w:id="60" w:author="Radakovic, Aleksandar" w:date="2024-01-30T21:29:00Z">
        <w:r w:rsidRPr="00AE25C1" w:rsidDel="00F81E70">
          <w:rPr>
            <w:rFonts w:ascii="Arial" w:hAnsi="Arial" w:cs="Arial"/>
            <w:sz w:val="22"/>
            <w:szCs w:val="22"/>
          </w:rPr>
          <w:delText>.</w:delText>
        </w:r>
      </w:del>
    </w:p>
    <w:p w14:paraId="7FE56D68" w14:textId="33B5BB27" w:rsidR="00F81E70" w:rsidRPr="00F81E70" w:rsidRDefault="00AE25C1" w:rsidP="00F81E70">
      <w:pPr>
        <w:pStyle w:val="Bibliography"/>
        <w:numPr>
          <w:ilvl w:val="0"/>
          <w:numId w:val="3"/>
        </w:numPr>
        <w:rPr>
          <w:rFonts w:ascii="Arial" w:hAnsi="Arial" w:cs="Arial"/>
          <w:sz w:val="22"/>
          <w:szCs w:val="22"/>
        </w:rPr>
      </w:pPr>
      <w:r w:rsidRPr="00AE25C1">
        <w:rPr>
          <w:rFonts w:ascii="Arial" w:hAnsi="Arial" w:cs="Arial"/>
          <w:sz w:val="22"/>
          <w:szCs w:val="22"/>
        </w:rPr>
        <w:t xml:space="preserve">Gardner, Benjamin, et al. “Making Health Habitual: The Psychology of ‘Habit-Formation’ and General Practice.” The British Journal of General Practice, vol. 62, no. 605, Dec. 2012, pp. 664–66. </w:t>
      </w:r>
      <w:ins w:id="61" w:author="Radakovic, Aleksandar" w:date="2024-01-30T21:30:00Z">
        <w:r w:rsidR="00F81E70">
          <w:rPr>
            <w:rFonts w:ascii="Arial" w:hAnsi="Arial" w:cs="Arial"/>
            <w:sz w:val="22"/>
            <w:szCs w:val="22"/>
          </w:rPr>
          <w:fldChar w:fldCharType="begin"/>
        </w:r>
        <w:r w:rsidR="00F81E70">
          <w:rPr>
            <w:rFonts w:ascii="Arial" w:hAnsi="Arial" w:cs="Arial"/>
            <w:sz w:val="22"/>
            <w:szCs w:val="22"/>
          </w:rPr>
          <w:instrText>HYPERLINK "</w:instrText>
        </w:r>
      </w:ins>
      <w:r w:rsidR="00F81E70" w:rsidRPr="00AE25C1">
        <w:rPr>
          <w:rFonts w:ascii="Arial" w:hAnsi="Arial" w:cs="Arial"/>
          <w:sz w:val="22"/>
          <w:szCs w:val="22"/>
        </w:rPr>
        <w:instrText>https://doi.org/10.3399/bjgp12X659466</w:instrText>
      </w:r>
      <w:ins w:id="62" w:author="Radakovic, Aleksandar" w:date="2024-01-30T21:30:00Z">
        <w:r w:rsidR="00F81E70">
          <w:rPr>
            <w:rFonts w:ascii="Arial" w:hAnsi="Arial" w:cs="Arial"/>
            <w:sz w:val="22"/>
            <w:szCs w:val="22"/>
          </w:rPr>
          <w:instrText>"</w:instrText>
        </w:r>
        <w:r w:rsidR="00F81E70">
          <w:rPr>
            <w:rFonts w:ascii="Arial" w:hAnsi="Arial" w:cs="Arial"/>
            <w:sz w:val="22"/>
            <w:szCs w:val="22"/>
          </w:rPr>
          <w:fldChar w:fldCharType="separate"/>
        </w:r>
      </w:ins>
      <w:r w:rsidR="00F81E70" w:rsidRPr="00EA777A">
        <w:rPr>
          <w:rStyle w:val="Hyperlink"/>
          <w:rFonts w:ascii="Arial" w:hAnsi="Arial" w:cs="Arial"/>
          <w:sz w:val="22"/>
          <w:szCs w:val="22"/>
        </w:rPr>
        <w:t>https://doi.org/10.3399/bjgp12X659466</w:t>
      </w:r>
      <w:ins w:id="63" w:author="Radakovic, Aleksandar" w:date="2024-01-30T21:30:00Z">
        <w:r w:rsidR="00F81E70">
          <w:rPr>
            <w:rFonts w:ascii="Arial" w:hAnsi="Arial" w:cs="Arial"/>
            <w:sz w:val="22"/>
            <w:szCs w:val="22"/>
          </w:rPr>
          <w:fldChar w:fldCharType="end"/>
        </w:r>
      </w:ins>
      <w:del w:id="64" w:author="Radakovic, Aleksandar" w:date="2024-01-30T21:30:00Z">
        <w:r w:rsidDel="00F81E70">
          <w:rPr>
            <w:rFonts w:ascii="Arial" w:hAnsi="Arial" w:cs="Arial"/>
            <w:sz w:val="22"/>
            <w:szCs w:val="22"/>
          </w:rPr>
          <w:delText xml:space="preserve">. </w:delText>
        </w:r>
      </w:del>
    </w:p>
    <w:p w14:paraId="7AFA92F3" w14:textId="3C3EACA9" w:rsidR="00AE25C1" w:rsidRPr="00AE25C1" w:rsidRDefault="00AE25C1" w:rsidP="00AE25C1">
      <w:pPr>
        <w:pStyle w:val="Bibliography"/>
        <w:numPr>
          <w:ilvl w:val="0"/>
          <w:numId w:val="3"/>
        </w:numPr>
        <w:rPr>
          <w:rFonts w:ascii="Arial" w:hAnsi="Arial" w:cs="Arial"/>
          <w:sz w:val="22"/>
          <w:szCs w:val="22"/>
        </w:rPr>
      </w:pPr>
      <w:r w:rsidRPr="00AE25C1">
        <w:rPr>
          <w:rFonts w:ascii="Arial" w:hAnsi="Arial" w:cs="Arial"/>
          <w:sz w:val="22"/>
          <w:szCs w:val="22"/>
        </w:rPr>
        <w:t>Human Benchmark. Human Benchmark. 2023, humanbenchmark.com/.</w:t>
      </w:r>
    </w:p>
    <w:p w14:paraId="45F5BCE1" w14:textId="7F5BDB7A" w:rsidR="009076AB" w:rsidRDefault="009076AB" w:rsidP="008F0BF7">
      <w:pPr>
        <w:spacing w:line="360" w:lineRule="auto"/>
        <w:rPr>
          <w:rFonts w:ascii="Arial" w:hAnsi="Arial" w:cs="Arial"/>
          <w:sz w:val="22"/>
          <w:szCs w:val="22"/>
        </w:rPr>
      </w:pPr>
    </w:p>
    <w:p w14:paraId="4CBD298E" w14:textId="066C52FC" w:rsidR="00812EDC" w:rsidRDefault="00812EDC">
      <w:pPr>
        <w:rPr>
          <w:rFonts w:ascii="Arial" w:hAnsi="Arial" w:cs="Arial"/>
          <w:sz w:val="22"/>
          <w:szCs w:val="22"/>
        </w:rPr>
      </w:pPr>
      <w:r>
        <w:rPr>
          <w:rFonts w:ascii="Arial" w:hAnsi="Arial" w:cs="Arial"/>
          <w:sz w:val="22"/>
          <w:szCs w:val="22"/>
        </w:rPr>
        <w:br w:type="page"/>
      </w:r>
    </w:p>
    <w:p w14:paraId="3A16EE70" w14:textId="64EF9117" w:rsidR="00120CAA" w:rsidRPr="001347CF" w:rsidRDefault="00EB1ACA" w:rsidP="001347CF">
      <w:pPr>
        <w:rPr>
          <w:rFonts w:ascii="Arial" w:hAnsi="Arial" w:cs="Arial"/>
          <w:b/>
          <w:bCs/>
          <w:sz w:val="22"/>
          <w:szCs w:val="22"/>
        </w:rPr>
      </w:pPr>
      <w:r>
        <w:rPr>
          <w:rFonts w:ascii="Arial" w:hAnsi="Arial" w:cs="Arial"/>
          <w:b/>
          <w:bCs/>
          <w:sz w:val="22"/>
          <w:szCs w:val="22"/>
        </w:rPr>
        <w:lastRenderedPageBreak/>
        <w:t>FIGURES</w:t>
      </w:r>
    </w:p>
    <w:p w14:paraId="527E594E" w14:textId="01E2644C" w:rsidR="00120CAA" w:rsidRPr="00A3783C" w:rsidRDefault="00120E69" w:rsidP="00120E69">
      <w:pPr>
        <w:spacing w:line="360" w:lineRule="auto"/>
        <w:jc w:val="center"/>
        <w:rPr>
          <w:rFonts w:ascii="Arial" w:eastAsia="Arial" w:hAnsi="Arial" w:cs="Arial"/>
          <w:iCs/>
          <w:sz w:val="22"/>
          <w:szCs w:val="22"/>
        </w:rPr>
      </w:pPr>
      <w:r>
        <w:rPr>
          <w:rFonts w:ascii="Arial" w:eastAsia="Arial" w:hAnsi="Arial" w:cs="Arial"/>
          <w:iCs/>
          <w:noProof/>
          <w:sz w:val="22"/>
          <w:szCs w:val="22"/>
        </w:rPr>
        <w:drawing>
          <wp:inline distT="0" distB="0" distL="0" distR="0" wp14:anchorId="63A2B16C" wp14:editId="5D535637">
            <wp:extent cx="6068291" cy="198710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6135601" cy="2009147"/>
                    </a:xfrm>
                    <a:prstGeom prst="rect">
                      <a:avLst/>
                    </a:prstGeom>
                  </pic:spPr>
                </pic:pic>
              </a:graphicData>
            </a:graphic>
          </wp:inline>
        </w:drawing>
      </w:r>
    </w:p>
    <w:p w14:paraId="7F4657F7" w14:textId="29FA72FE" w:rsidR="009076AB" w:rsidRDefault="00D269E6" w:rsidP="00C60FEA">
      <w:pPr>
        <w:spacing w:line="360" w:lineRule="auto"/>
        <w:jc w:val="both"/>
        <w:rPr>
          <w:rFonts w:ascii="Arial" w:eastAsia="Arial" w:hAnsi="Arial" w:cs="Arial"/>
          <w:iCs/>
          <w:sz w:val="22"/>
          <w:szCs w:val="22"/>
        </w:rPr>
      </w:pPr>
      <w:r>
        <w:rPr>
          <w:rFonts w:ascii="Arial" w:hAnsi="Arial" w:cs="Arial"/>
          <w:b/>
          <w:bCs/>
          <w:color w:val="000000"/>
          <w:sz w:val="22"/>
          <w:szCs w:val="22"/>
        </w:rPr>
        <w:t xml:space="preserve">Figure </w:t>
      </w:r>
      <w:r w:rsidR="001347CF">
        <w:rPr>
          <w:rFonts w:ascii="Arial" w:hAnsi="Arial" w:cs="Arial"/>
          <w:b/>
          <w:bCs/>
          <w:color w:val="000000"/>
          <w:sz w:val="22"/>
          <w:szCs w:val="22"/>
        </w:rPr>
        <w:t>1</w:t>
      </w:r>
      <w:r>
        <w:rPr>
          <w:rFonts w:ascii="Arial" w:hAnsi="Arial" w:cs="Arial"/>
          <w:b/>
          <w:bCs/>
          <w:color w:val="000000"/>
          <w:sz w:val="22"/>
          <w:szCs w:val="22"/>
        </w:rPr>
        <w:t>. Results of the pre-intervention survey</w:t>
      </w:r>
      <w:r>
        <w:rPr>
          <w:rFonts w:ascii="Arial" w:hAnsi="Arial" w:cs="Arial"/>
          <w:color w:val="000000"/>
          <w:sz w:val="22"/>
          <w:szCs w:val="22"/>
        </w:rPr>
        <w:t>. All subjects completed a pre-intervention survey on their study habits before being randomly divided into treatment and control groups. (</w:t>
      </w:r>
      <w:r w:rsidRPr="00AD76FF">
        <w:rPr>
          <w:rFonts w:ascii="Arial" w:hAnsi="Arial" w:cs="Arial"/>
          <w:b/>
          <w:bCs/>
          <w:color w:val="000000"/>
          <w:sz w:val="22"/>
          <w:szCs w:val="22"/>
        </w:rPr>
        <w:t>A</w:t>
      </w:r>
      <w:r>
        <w:rPr>
          <w:rFonts w:ascii="Arial" w:hAnsi="Arial" w:cs="Arial"/>
          <w:color w:val="000000"/>
          <w:sz w:val="22"/>
          <w:szCs w:val="22"/>
        </w:rPr>
        <w:t>) The most common electronic distractions subjects reported using while studying. (</w:t>
      </w:r>
      <w:r w:rsidRPr="00AD76FF">
        <w:rPr>
          <w:rFonts w:ascii="Arial" w:hAnsi="Arial" w:cs="Arial"/>
          <w:b/>
          <w:bCs/>
          <w:color w:val="000000"/>
          <w:sz w:val="22"/>
          <w:szCs w:val="22"/>
        </w:rPr>
        <w:t>B</w:t>
      </w:r>
      <w:r>
        <w:rPr>
          <w:rFonts w:ascii="Arial" w:hAnsi="Arial" w:cs="Arial"/>
          <w:color w:val="000000"/>
          <w:sz w:val="22"/>
          <w:szCs w:val="22"/>
        </w:rPr>
        <w:t>) The number of distractions subjects usually had present while studying.</w:t>
      </w:r>
      <w:r w:rsidRPr="002632C6" w:rsidDel="00D269E6">
        <w:rPr>
          <w:rFonts w:ascii="Arial" w:eastAsia="Arial" w:hAnsi="Arial" w:cs="Arial"/>
          <w:b/>
          <w:bCs/>
          <w:iCs/>
          <w:sz w:val="22"/>
          <w:szCs w:val="22"/>
        </w:rPr>
        <w:t xml:space="preserve"> </w:t>
      </w:r>
    </w:p>
    <w:p w14:paraId="71CBA30B" w14:textId="13D08A57" w:rsidR="00C60FEA" w:rsidRDefault="00C60FEA" w:rsidP="00C60FEA">
      <w:pPr>
        <w:spacing w:line="360" w:lineRule="auto"/>
        <w:jc w:val="center"/>
        <w:rPr>
          <w:rFonts w:ascii="Arial" w:eastAsia="Arial" w:hAnsi="Arial" w:cs="Arial"/>
          <w:iCs/>
          <w:sz w:val="22"/>
          <w:szCs w:val="22"/>
        </w:rPr>
      </w:pPr>
      <w:r>
        <w:rPr>
          <w:rFonts w:ascii="Arial" w:eastAsia="Arial" w:hAnsi="Arial" w:cs="Arial"/>
          <w:iCs/>
          <w:noProof/>
          <w:sz w:val="22"/>
          <w:szCs w:val="22"/>
        </w:rPr>
        <w:lastRenderedPageBreak/>
        <w:drawing>
          <wp:inline distT="0" distB="0" distL="0" distR="0" wp14:anchorId="4257F7CF" wp14:editId="4CF4B548">
            <wp:extent cx="3987800" cy="580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987800" cy="5803900"/>
                    </a:xfrm>
                    <a:prstGeom prst="rect">
                      <a:avLst/>
                    </a:prstGeom>
                  </pic:spPr>
                </pic:pic>
              </a:graphicData>
            </a:graphic>
          </wp:inline>
        </w:drawing>
      </w:r>
    </w:p>
    <w:p w14:paraId="0D159843" w14:textId="704B658E" w:rsidR="00C60FEA" w:rsidRDefault="00C60FEA" w:rsidP="00C60FEA">
      <w:pPr>
        <w:spacing w:line="360" w:lineRule="auto"/>
        <w:rPr>
          <w:rFonts w:ascii="Arial" w:eastAsia="Arial" w:hAnsi="Arial" w:cs="Arial"/>
          <w:iCs/>
          <w:sz w:val="22"/>
          <w:szCs w:val="22"/>
        </w:rPr>
      </w:pPr>
      <w:r w:rsidRPr="00C60FEA">
        <w:rPr>
          <w:rFonts w:ascii="Arial" w:eastAsia="Arial" w:hAnsi="Arial" w:cs="Arial"/>
          <w:b/>
          <w:bCs/>
          <w:iCs/>
          <w:sz w:val="22"/>
          <w:szCs w:val="22"/>
        </w:rPr>
        <w:t xml:space="preserve">Figure </w:t>
      </w:r>
      <w:r w:rsidR="001347CF">
        <w:rPr>
          <w:rFonts w:ascii="Arial" w:eastAsia="Arial" w:hAnsi="Arial" w:cs="Arial"/>
          <w:b/>
          <w:bCs/>
          <w:iCs/>
          <w:sz w:val="22"/>
          <w:szCs w:val="22"/>
        </w:rPr>
        <w:t>2</w:t>
      </w:r>
      <w:r w:rsidRPr="00C60FEA">
        <w:rPr>
          <w:rFonts w:ascii="Arial" w:eastAsia="Arial" w:hAnsi="Arial" w:cs="Arial"/>
          <w:b/>
          <w:bCs/>
          <w:iCs/>
          <w:sz w:val="22"/>
          <w:szCs w:val="22"/>
        </w:rPr>
        <w:t xml:space="preserve">. Impact of distraction order on scores. </w:t>
      </w:r>
      <w:commentRangeStart w:id="65"/>
      <w:r w:rsidRPr="00C60FEA">
        <w:rPr>
          <w:rFonts w:ascii="Arial" w:eastAsia="Arial" w:hAnsi="Arial" w:cs="Arial"/>
          <w:iCs/>
          <w:sz w:val="22"/>
          <w:szCs w:val="22"/>
        </w:rPr>
        <w:t>The verbal and visual memory scores of treatment group subjects under each electronic distraction condition based on the order in which distractions were presented. (</w:t>
      </w:r>
      <w:r w:rsidRPr="00AD76FF">
        <w:rPr>
          <w:rFonts w:ascii="Arial" w:eastAsia="Arial" w:hAnsi="Arial" w:cs="Arial"/>
          <w:b/>
          <w:bCs/>
          <w:iCs/>
          <w:sz w:val="22"/>
          <w:szCs w:val="22"/>
        </w:rPr>
        <w:t>A</w:t>
      </w:r>
      <w:r w:rsidRPr="00C60FEA">
        <w:rPr>
          <w:rFonts w:ascii="Arial" w:eastAsia="Arial" w:hAnsi="Arial" w:cs="Arial"/>
          <w:iCs/>
          <w:sz w:val="22"/>
          <w:szCs w:val="22"/>
        </w:rPr>
        <w:t>) The effect of the order of distractions on verbal memory scores. (</w:t>
      </w:r>
      <w:r w:rsidRPr="00AD76FF">
        <w:rPr>
          <w:rFonts w:ascii="Arial" w:eastAsia="Arial" w:hAnsi="Arial" w:cs="Arial"/>
          <w:b/>
          <w:bCs/>
          <w:iCs/>
          <w:sz w:val="22"/>
          <w:szCs w:val="22"/>
        </w:rPr>
        <w:t>B</w:t>
      </w:r>
      <w:r w:rsidRPr="00C60FEA">
        <w:rPr>
          <w:rFonts w:ascii="Arial" w:eastAsia="Arial" w:hAnsi="Arial" w:cs="Arial"/>
          <w:iCs/>
          <w:sz w:val="22"/>
          <w:szCs w:val="22"/>
        </w:rPr>
        <w:t>) The effect of the order of distractions on visual memory scores. All p-values are non-significant.</w:t>
      </w:r>
      <w:commentRangeEnd w:id="65"/>
      <w:r w:rsidR="008E62F0">
        <w:rPr>
          <w:rStyle w:val="CommentReference"/>
        </w:rPr>
        <w:commentReference w:id="65"/>
      </w:r>
    </w:p>
    <w:p w14:paraId="1E11B859" w14:textId="254FA1B6" w:rsidR="00B31789" w:rsidRPr="00A3783C" w:rsidRDefault="00777B16" w:rsidP="00AE5EC2">
      <w:pPr>
        <w:spacing w:line="360" w:lineRule="auto"/>
        <w:jc w:val="center"/>
        <w:rPr>
          <w:rFonts w:ascii="Arial" w:eastAsia="Arial" w:hAnsi="Arial" w:cs="Arial"/>
          <w:iCs/>
          <w:sz w:val="22"/>
          <w:szCs w:val="22"/>
        </w:rPr>
      </w:pPr>
      <w:r>
        <w:rPr>
          <w:rFonts w:ascii="Arial" w:eastAsia="Arial" w:hAnsi="Arial" w:cs="Arial"/>
          <w:iCs/>
          <w:noProof/>
          <w:sz w:val="22"/>
          <w:szCs w:val="22"/>
        </w:rPr>
        <w:lastRenderedPageBreak/>
        <w:drawing>
          <wp:inline distT="0" distB="0" distL="0" distR="0" wp14:anchorId="7AFB8D38" wp14:editId="65155A3A">
            <wp:extent cx="5594350" cy="8229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594350" cy="8229600"/>
                    </a:xfrm>
                    <a:prstGeom prst="rect">
                      <a:avLst/>
                    </a:prstGeom>
                  </pic:spPr>
                </pic:pic>
              </a:graphicData>
            </a:graphic>
          </wp:inline>
        </w:drawing>
      </w:r>
    </w:p>
    <w:p w14:paraId="29036FC1" w14:textId="3CB87175" w:rsidR="00B31789" w:rsidRDefault="00777B16" w:rsidP="00B31789">
      <w:pPr>
        <w:spacing w:line="360" w:lineRule="auto"/>
        <w:rPr>
          <w:rFonts w:ascii="Arial" w:eastAsia="Arial" w:hAnsi="Arial" w:cs="Arial"/>
          <w:iCs/>
          <w:sz w:val="22"/>
          <w:szCs w:val="22"/>
        </w:rPr>
      </w:pPr>
      <w:r w:rsidRPr="00777B16">
        <w:rPr>
          <w:rFonts w:ascii="Arial" w:eastAsia="Arial" w:hAnsi="Arial" w:cs="Arial"/>
          <w:b/>
          <w:bCs/>
          <w:iCs/>
          <w:sz w:val="22"/>
          <w:szCs w:val="22"/>
        </w:rPr>
        <w:lastRenderedPageBreak/>
        <w:t xml:space="preserve">Figure </w:t>
      </w:r>
      <w:r w:rsidR="001347CF">
        <w:rPr>
          <w:rFonts w:ascii="Arial" w:eastAsia="Arial" w:hAnsi="Arial" w:cs="Arial"/>
          <w:b/>
          <w:bCs/>
          <w:iCs/>
          <w:sz w:val="22"/>
          <w:szCs w:val="22"/>
        </w:rPr>
        <w:t>3</w:t>
      </w:r>
      <w:r w:rsidRPr="00777B16">
        <w:rPr>
          <w:rFonts w:ascii="Arial" w:eastAsia="Arial" w:hAnsi="Arial" w:cs="Arial"/>
          <w:b/>
          <w:bCs/>
          <w:iCs/>
          <w:sz w:val="22"/>
          <w:szCs w:val="22"/>
        </w:rPr>
        <w:t xml:space="preserve">. Analysis of the treatment group’s memory scores. </w:t>
      </w:r>
      <w:r w:rsidRPr="00777B16">
        <w:rPr>
          <w:rFonts w:ascii="Arial" w:eastAsia="Arial" w:hAnsi="Arial" w:cs="Arial"/>
          <w:iCs/>
          <w:sz w:val="22"/>
          <w:szCs w:val="22"/>
        </w:rPr>
        <w:t>(</w:t>
      </w:r>
      <w:r w:rsidRPr="00AD76FF">
        <w:rPr>
          <w:rFonts w:ascii="Arial" w:eastAsia="Arial" w:hAnsi="Arial" w:cs="Arial"/>
          <w:b/>
          <w:bCs/>
          <w:iCs/>
          <w:sz w:val="22"/>
          <w:szCs w:val="22"/>
        </w:rPr>
        <w:t>A</w:t>
      </w:r>
      <w:r w:rsidRPr="00777B16">
        <w:rPr>
          <w:rFonts w:ascii="Arial" w:eastAsia="Arial" w:hAnsi="Arial" w:cs="Arial"/>
          <w:iCs/>
          <w:sz w:val="22"/>
          <w:szCs w:val="22"/>
        </w:rPr>
        <w:t>) The effect of distractions on visual memory scores across all subjects. (</w:t>
      </w:r>
      <w:r w:rsidRPr="00AD76FF">
        <w:rPr>
          <w:rFonts w:ascii="Arial" w:eastAsia="Arial" w:hAnsi="Arial" w:cs="Arial"/>
          <w:b/>
          <w:bCs/>
          <w:iCs/>
          <w:sz w:val="22"/>
          <w:szCs w:val="22"/>
        </w:rPr>
        <w:t>B</w:t>
      </w:r>
      <w:r w:rsidRPr="00777B16">
        <w:rPr>
          <w:rFonts w:ascii="Arial" w:eastAsia="Arial" w:hAnsi="Arial" w:cs="Arial"/>
          <w:iCs/>
          <w:sz w:val="22"/>
          <w:szCs w:val="22"/>
        </w:rPr>
        <w:t>) The effect of distractions on verbal memory scores across all subjects. (</w:t>
      </w:r>
      <w:r w:rsidRPr="00AD76FF">
        <w:rPr>
          <w:rFonts w:ascii="Arial" w:eastAsia="Arial" w:hAnsi="Arial" w:cs="Arial"/>
          <w:b/>
          <w:bCs/>
          <w:iCs/>
          <w:sz w:val="22"/>
          <w:szCs w:val="22"/>
        </w:rPr>
        <w:t>C</w:t>
      </w:r>
      <w:r w:rsidRPr="00777B16">
        <w:rPr>
          <w:rFonts w:ascii="Arial" w:eastAsia="Arial" w:hAnsi="Arial" w:cs="Arial"/>
          <w:iCs/>
          <w:sz w:val="22"/>
          <w:szCs w:val="22"/>
        </w:rPr>
        <w:t>) Distribution of verbal memory scores in the presence of various distractions between genders. (</w:t>
      </w:r>
      <w:r w:rsidRPr="00AD76FF">
        <w:rPr>
          <w:rFonts w:ascii="Arial" w:eastAsia="Arial" w:hAnsi="Arial" w:cs="Arial"/>
          <w:b/>
          <w:bCs/>
          <w:iCs/>
          <w:sz w:val="22"/>
          <w:szCs w:val="22"/>
        </w:rPr>
        <w:t>D</w:t>
      </w:r>
      <w:r w:rsidRPr="00777B16">
        <w:rPr>
          <w:rFonts w:ascii="Arial" w:eastAsia="Arial" w:hAnsi="Arial" w:cs="Arial"/>
          <w:iCs/>
          <w:sz w:val="22"/>
          <w:szCs w:val="22"/>
        </w:rPr>
        <w:t>) Distribution of visual memory scores in the presence of various distractions between genders. (</w:t>
      </w:r>
      <w:r w:rsidRPr="00AD76FF">
        <w:rPr>
          <w:rFonts w:ascii="Arial" w:eastAsia="Arial" w:hAnsi="Arial" w:cs="Arial"/>
          <w:b/>
          <w:bCs/>
          <w:iCs/>
          <w:sz w:val="22"/>
          <w:szCs w:val="22"/>
        </w:rPr>
        <w:t>E</w:t>
      </w:r>
      <w:r w:rsidRPr="00777B16">
        <w:rPr>
          <w:rFonts w:ascii="Arial" w:eastAsia="Arial" w:hAnsi="Arial" w:cs="Arial"/>
          <w:iCs/>
          <w:sz w:val="22"/>
          <w:szCs w:val="22"/>
        </w:rPr>
        <w:t>) Comparison of all verbal memory scores across subject grades. (</w:t>
      </w:r>
      <w:r w:rsidRPr="00AD76FF">
        <w:rPr>
          <w:rFonts w:ascii="Arial" w:eastAsia="Arial" w:hAnsi="Arial" w:cs="Arial"/>
          <w:b/>
          <w:bCs/>
          <w:iCs/>
          <w:sz w:val="22"/>
          <w:szCs w:val="22"/>
        </w:rPr>
        <w:t>F</w:t>
      </w:r>
      <w:r w:rsidRPr="00777B16">
        <w:rPr>
          <w:rFonts w:ascii="Arial" w:eastAsia="Arial" w:hAnsi="Arial" w:cs="Arial"/>
          <w:iCs/>
          <w:sz w:val="22"/>
          <w:szCs w:val="22"/>
        </w:rPr>
        <w:t>) Comparison of all visual memory scores across subject grades.</w:t>
      </w:r>
    </w:p>
    <w:p w14:paraId="0788422E" w14:textId="33FEAA37" w:rsidR="009D02DC" w:rsidRPr="00A3783C" w:rsidRDefault="005F2037" w:rsidP="00B31789">
      <w:pPr>
        <w:spacing w:line="360" w:lineRule="auto"/>
        <w:rPr>
          <w:rFonts w:ascii="Arial" w:eastAsia="Arial" w:hAnsi="Arial" w:cs="Arial"/>
          <w:iCs/>
          <w:sz w:val="22"/>
          <w:szCs w:val="22"/>
        </w:rPr>
      </w:pPr>
      <w:r>
        <w:rPr>
          <w:rFonts w:ascii="Arial" w:eastAsia="Arial" w:hAnsi="Arial" w:cs="Arial"/>
          <w:iCs/>
          <w:noProof/>
          <w:sz w:val="22"/>
          <w:szCs w:val="22"/>
        </w:rPr>
        <w:drawing>
          <wp:inline distT="0" distB="0" distL="0" distR="0" wp14:anchorId="1B191474" wp14:editId="19D2D4AF">
            <wp:extent cx="5943600" cy="3783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14:paraId="5A137C46" w14:textId="1F85ADCA" w:rsidR="009076AB" w:rsidRPr="009D02DC" w:rsidRDefault="009D02DC" w:rsidP="00A657CF">
      <w:pPr>
        <w:spacing w:line="360" w:lineRule="auto"/>
        <w:jc w:val="both"/>
        <w:rPr>
          <w:rStyle w:val="CommentReference"/>
          <w:sz w:val="22"/>
          <w:szCs w:val="22"/>
        </w:rPr>
      </w:pPr>
      <w:r w:rsidRPr="009D02DC">
        <w:rPr>
          <w:rFonts w:ascii="Arial" w:eastAsia="Arial" w:hAnsi="Arial" w:cs="Arial"/>
          <w:b/>
          <w:bCs/>
          <w:iCs/>
        </w:rPr>
        <w:t xml:space="preserve">Figure </w:t>
      </w:r>
      <w:r w:rsidR="001347CF">
        <w:rPr>
          <w:rFonts w:ascii="Arial" w:eastAsia="Arial" w:hAnsi="Arial" w:cs="Arial"/>
          <w:b/>
          <w:bCs/>
          <w:iCs/>
        </w:rPr>
        <w:t>4</w:t>
      </w:r>
      <w:r w:rsidRPr="009D02DC">
        <w:rPr>
          <w:rFonts w:ascii="Arial" w:eastAsia="Arial" w:hAnsi="Arial" w:cs="Arial"/>
          <w:b/>
          <w:bCs/>
          <w:iCs/>
        </w:rPr>
        <w:t>. Analysis of subject post-intervention surveys</w:t>
      </w:r>
      <w:r w:rsidRPr="009D02DC">
        <w:rPr>
          <w:rFonts w:ascii="Arial" w:eastAsia="Arial" w:hAnsi="Arial" w:cs="Arial"/>
          <w:iCs/>
        </w:rPr>
        <w:t xml:space="preserve">. </w:t>
      </w:r>
      <w:r w:rsidR="00351999">
        <w:rPr>
          <w:rFonts w:ascii="Arial" w:eastAsia="Arial" w:hAnsi="Arial" w:cs="Arial"/>
          <w:iCs/>
        </w:rPr>
        <w:t>P</w:t>
      </w:r>
      <w:r w:rsidRPr="009D02DC">
        <w:rPr>
          <w:rFonts w:ascii="Arial" w:eastAsia="Arial" w:hAnsi="Arial" w:cs="Arial"/>
          <w:iCs/>
        </w:rPr>
        <w:t xml:space="preserve">ercentage of subjects in each group who </w:t>
      </w:r>
      <w:r w:rsidR="00351999">
        <w:rPr>
          <w:rFonts w:ascii="Arial" w:eastAsia="Arial" w:hAnsi="Arial" w:cs="Arial"/>
          <w:iCs/>
        </w:rPr>
        <w:t>(</w:t>
      </w:r>
      <w:r w:rsidR="00351999">
        <w:rPr>
          <w:rFonts w:ascii="Arial" w:eastAsia="Arial" w:hAnsi="Arial" w:cs="Arial"/>
          <w:b/>
          <w:bCs/>
          <w:iCs/>
        </w:rPr>
        <w:t>A</w:t>
      </w:r>
      <w:r w:rsidR="00351999">
        <w:rPr>
          <w:rFonts w:ascii="Arial" w:eastAsia="Arial" w:hAnsi="Arial" w:cs="Arial"/>
          <w:iCs/>
        </w:rPr>
        <w:t>)</w:t>
      </w:r>
      <w:r w:rsidR="00351999">
        <w:rPr>
          <w:rFonts w:ascii="Arial" w:eastAsia="Arial" w:hAnsi="Arial" w:cs="Arial"/>
          <w:b/>
          <w:bCs/>
          <w:iCs/>
        </w:rPr>
        <w:t xml:space="preserve"> </w:t>
      </w:r>
      <w:r w:rsidRPr="009D02DC">
        <w:rPr>
          <w:rFonts w:ascii="Arial" w:eastAsia="Arial" w:hAnsi="Arial" w:cs="Arial"/>
          <w:iCs/>
        </w:rPr>
        <w:t>committed to changing their habits directly after their intervention</w:t>
      </w:r>
      <w:r w:rsidR="00351999">
        <w:rPr>
          <w:rFonts w:ascii="Arial" w:eastAsia="Arial" w:hAnsi="Arial" w:cs="Arial"/>
          <w:iCs/>
        </w:rPr>
        <w:t>,</w:t>
      </w:r>
      <w:r w:rsidRPr="009D02DC">
        <w:rPr>
          <w:rFonts w:ascii="Arial" w:eastAsia="Arial" w:hAnsi="Arial" w:cs="Arial"/>
          <w:iCs/>
        </w:rPr>
        <w:t xml:space="preserve"> (</w:t>
      </w:r>
      <w:r w:rsidRPr="00AD76FF">
        <w:rPr>
          <w:rFonts w:ascii="Arial" w:eastAsia="Arial" w:hAnsi="Arial" w:cs="Arial"/>
          <w:b/>
          <w:bCs/>
          <w:iCs/>
        </w:rPr>
        <w:t>B</w:t>
      </w:r>
      <w:r w:rsidRPr="009D02DC">
        <w:rPr>
          <w:rFonts w:ascii="Arial" w:eastAsia="Arial" w:hAnsi="Arial" w:cs="Arial"/>
          <w:iCs/>
        </w:rPr>
        <w:t>) who reported having changed their habits two weeks after interventions</w:t>
      </w:r>
      <w:r w:rsidR="00351999">
        <w:rPr>
          <w:rFonts w:ascii="Arial" w:eastAsia="Arial" w:hAnsi="Arial" w:cs="Arial"/>
          <w:iCs/>
        </w:rPr>
        <w:t>, and</w:t>
      </w:r>
      <w:r w:rsidRPr="009D02DC">
        <w:rPr>
          <w:rFonts w:ascii="Arial" w:eastAsia="Arial" w:hAnsi="Arial" w:cs="Arial"/>
          <w:iCs/>
        </w:rPr>
        <w:t xml:space="preserve"> (</w:t>
      </w:r>
      <w:r w:rsidRPr="00AD76FF">
        <w:rPr>
          <w:rFonts w:ascii="Arial" w:eastAsia="Arial" w:hAnsi="Arial" w:cs="Arial"/>
          <w:b/>
          <w:bCs/>
          <w:iCs/>
        </w:rPr>
        <w:t>C</w:t>
      </w:r>
      <w:r w:rsidRPr="009D02DC">
        <w:rPr>
          <w:rFonts w:ascii="Arial" w:eastAsia="Arial" w:hAnsi="Arial" w:cs="Arial"/>
          <w:iCs/>
        </w:rPr>
        <w:t>) who initially committed to habit change and who carried out some habit change over the next two weeks. The difference in long-term commitment is not significant.</w:t>
      </w:r>
    </w:p>
    <w:p w14:paraId="0375E3B5" w14:textId="27B9FC5D" w:rsidR="00B31789" w:rsidRPr="00A3783C" w:rsidRDefault="00D92C43" w:rsidP="00D92C43">
      <w:pPr>
        <w:spacing w:line="360" w:lineRule="auto"/>
        <w:jc w:val="center"/>
        <w:rPr>
          <w:rStyle w:val="CommentReference"/>
          <w:sz w:val="22"/>
          <w:szCs w:val="22"/>
        </w:rPr>
      </w:pPr>
      <w:r>
        <w:rPr>
          <w:rFonts w:ascii="Arial" w:eastAsia="Arial" w:hAnsi="Arial" w:cs="Arial"/>
          <w:iCs/>
          <w:noProof/>
          <w:sz w:val="22"/>
          <w:szCs w:val="22"/>
        </w:rPr>
        <w:lastRenderedPageBreak/>
        <w:drawing>
          <wp:inline distT="0" distB="0" distL="0" distR="0" wp14:anchorId="3821C8EC" wp14:editId="5CB19696">
            <wp:extent cx="4457700" cy="558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4457700" cy="5588000"/>
                    </a:xfrm>
                    <a:prstGeom prst="rect">
                      <a:avLst/>
                    </a:prstGeom>
                  </pic:spPr>
                </pic:pic>
              </a:graphicData>
            </a:graphic>
          </wp:inline>
        </w:drawing>
      </w:r>
    </w:p>
    <w:p w14:paraId="389370C2" w14:textId="5FF9C310" w:rsidR="009076AB" w:rsidRPr="00A3783C" w:rsidRDefault="009076AB" w:rsidP="00A657CF">
      <w:pPr>
        <w:spacing w:line="360" w:lineRule="auto"/>
        <w:jc w:val="both"/>
        <w:rPr>
          <w:rFonts w:ascii="Arial" w:eastAsia="Arial" w:hAnsi="Arial" w:cs="Arial"/>
          <w:iCs/>
          <w:sz w:val="22"/>
          <w:szCs w:val="22"/>
        </w:rPr>
      </w:pPr>
      <w:r w:rsidRPr="002632C6">
        <w:rPr>
          <w:rFonts w:ascii="Arial" w:eastAsia="Arial" w:hAnsi="Arial" w:cs="Arial"/>
          <w:b/>
          <w:bCs/>
          <w:iCs/>
          <w:sz w:val="22"/>
          <w:szCs w:val="22"/>
        </w:rPr>
        <w:t xml:space="preserve">Figure </w:t>
      </w:r>
      <w:r w:rsidR="001347CF">
        <w:rPr>
          <w:rFonts w:ascii="Arial" w:eastAsia="Arial" w:hAnsi="Arial" w:cs="Arial"/>
          <w:b/>
          <w:bCs/>
          <w:iCs/>
          <w:sz w:val="22"/>
          <w:szCs w:val="22"/>
        </w:rPr>
        <w:t>5</w:t>
      </w:r>
      <w:r w:rsidR="00A657CF" w:rsidRPr="002632C6">
        <w:rPr>
          <w:rFonts w:ascii="Arial" w:eastAsia="Arial" w:hAnsi="Arial" w:cs="Arial"/>
          <w:b/>
          <w:bCs/>
          <w:iCs/>
          <w:sz w:val="22"/>
          <w:szCs w:val="22"/>
        </w:rPr>
        <w:t>.</w:t>
      </w:r>
      <w:r w:rsidRPr="002632C6">
        <w:rPr>
          <w:rFonts w:ascii="Arial" w:eastAsia="Arial" w:hAnsi="Arial" w:cs="Arial"/>
          <w:b/>
          <w:bCs/>
          <w:iCs/>
          <w:sz w:val="22"/>
          <w:szCs w:val="22"/>
        </w:rPr>
        <w:t xml:space="preserve"> Meta-analysis of subject participation</w:t>
      </w:r>
      <w:r w:rsidRPr="00A3783C">
        <w:rPr>
          <w:rFonts w:ascii="Arial" w:eastAsia="Arial" w:hAnsi="Arial" w:cs="Arial"/>
          <w:iCs/>
          <w:sz w:val="22"/>
          <w:szCs w:val="22"/>
        </w:rPr>
        <w:t>. (</w:t>
      </w:r>
      <w:r w:rsidRPr="00AD76FF">
        <w:rPr>
          <w:rFonts w:ascii="Arial" w:eastAsia="Arial" w:hAnsi="Arial" w:cs="Arial"/>
          <w:b/>
          <w:bCs/>
          <w:iCs/>
          <w:sz w:val="22"/>
          <w:szCs w:val="22"/>
        </w:rPr>
        <w:t>A</w:t>
      </w:r>
      <w:r w:rsidRPr="00A3783C">
        <w:rPr>
          <w:rFonts w:ascii="Arial" w:eastAsia="Arial" w:hAnsi="Arial" w:cs="Arial"/>
          <w:iCs/>
          <w:sz w:val="22"/>
          <w:szCs w:val="22"/>
        </w:rPr>
        <w:t xml:space="preserve">) </w:t>
      </w:r>
      <w:r w:rsidR="00952C20">
        <w:rPr>
          <w:rFonts w:ascii="Arial" w:eastAsia="Arial" w:hAnsi="Arial" w:cs="Arial"/>
          <w:iCs/>
          <w:sz w:val="22"/>
          <w:szCs w:val="22"/>
        </w:rPr>
        <w:t>T</w:t>
      </w:r>
      <w:r w:rsidRPr="00A3783C">
        <w:rPr>
          <w:rFonts w:ascii="Arial" w:eastAsia="Arial" w:hAnsi="Arial" w:cs="Arial"/>
          <w:iCs/>
          <w:sz w:val="22"/>
          <w:szCs w:val="22"/>
        </w:rPr>
        <w:t xml:space="preserve">he number of subjects in </w:t>
      </w:r>
      <w:r w:rsidR="00952C20">
        <w:rPr>
          <w:rFonts w:ascii="Arial" w:eastAsia="Arial" w:hAnsi="Arial" w:cs="Arial"/>
          <w:iCs/>
          <w:sz w:val="22"/>
          <w:szCs w:val="22"/>
        </w:rPr>
        <w:t xml:space="preserve">each grade throughout </w:t>
      </w:r>
      <w:r w:rsidR="005F2037">
        <w:rPr>
          <w:rFonts w:ascii="Arial" w:eastAsia="Arial" w:hAnsi="Arial" w:cs="Arial"/>
          <w:iCs/>
          <w:sz w:val="22"/>
          <w:szCs w:val="22"/>
        </w:rPr>
        <w:t xml:space="preserve">the </w:t>
      </w:r>
      <w:r w:rsidR="00952C20">
        <w:rPr>
          <w:rFonts w:ascii="Arial" w:eastAsia="Arial" w:hAnsi="Arial" w:cs="Arial"/>
          <w:iCs/>
          <w:sz w:val="22"/>
          <w:szCs w:val="22"/>
        </w:rPr>
        <w:t>stages of the experiment</w:t>
      </w:r>
      <w:r w:rsidRPr="00A3783C">
        <w:rPr>
          <w:rFonts w:ascii="Arial" w:eastAsia="Arial" w:hAnsi="Arial" w:cs="Arial"/>
          <w:iCs/>
          <w:sz w:val="22"/>
          <w:szCs w:val="22"/>
        </w:rPr>
        <w:t>. (</w:t>
      </w:r>
      <w:r w:rsidRPr="00AD76FF">
        <w:rPr>
          <w:rFonts w:ascii="Arial" w:eastAsia="Arial" w:hAnsi="Arial" w:cs="Arial"/>
          <w:b/>
          <w:bCs/>
          <w:iCs/>
          <w:sz w:val="22"/>
          <w:szCs w:val="22"/>
        </w:rPr>
        <w:t>B</w:t>
      </w:r>
      <w:r w:rsidRPr="00A3783C">
        <w:rPr>
          <w:rFonts w:ascii="Arial" w:eastAsia="Arial" w:hAnsi="Arial" w:cs="Arial"/>
          <w:iCs/>
          <w:sz w:val="22"/>
          <w:szCs w:val="22"/>
        </w:rPr>
        <w:t xml:space="preserve">) </w:t>
      </w:r>
      <w:r w:rsidR="00952C20">
        <w:rPr>
          <w:rFonts w:ascii="Arial" w:eastAsia="Arial" w:hAnsi="Arial" w:cs="Arial"/>
          <w:iCs/>
          <w:sz w:val="22"/>
          <w:szCs w:val="22"/>
        </w:rPr>
        <w:t>T</w:t>
      </w:r>
      <w:r w:rsidR="00952C20" w:rsidRPr="00A3783C">
        <w:rPr>
          <w:rFonts w:ascii="Arial" w:eastAsia="Arial" w:hAnsi="Arial" w:cs="Arial"/>
          <w:iCs/>
          <w:sz w:val="22"/>
          <w:szCs w:val="22"/>
        </w:rPr>
        <w:t xml:space="preserve">he number of </w:t>
      </w:r>
      <w:r w:rsidR="00952C20">
        <w:rPr>
          <w:rFonts w:ascii="Arial" w:eastAsia="Arial" w:hAnsi="Arial" w:cs="Arial"/>
          <w:iCs/>
          <w:sz w:val="22"/>
          <w:szCs w:val="22"/>
        </w:rPr>
        <w:t xml:space="preserve">male and female </w:t>
      </w:r>
      <w:r w:rsidR="00952C20" w:rsidRPr="00A3783C">
        <w:rPr>
          <w:rFonts w:ascii="Arial" w:eastAsia="Arial" w:hAnsi="Arial" w:cs="Arial"/>
          <w:iCs/>
          <w:sz w:val="22"/>
          <w:szCs w:val="22"/>
        </w:rPr>
        <w:t xml:space="preserve">subjects </w:t>
      </w:r>
      <w:r w:rsidR="00952C20">
        <w:rPr>
          <w:rFonts w:ascii="Arial" w:eastAsia="Arial" w:hAnsi="Arial" w:cs="Arial"/>
          <w:iCs/>
          <w:sz w:val="22"/>
          <w:szCs w:val="22"/>
        </w:rPr>
        <w:t>throughout stages of the experiment</w:t>
      </w:r>
      <w:r w:rsidRPr="00A3783C">
        <w:rPr>
          <w:rFonts w:ascii="Arial" w:eastAsia="Arial" w:hAnsi="Arial" w:cs="Arial"/>
          <w:iCs/>
          <w:sz w:val="22"/>
          <w:szCs w:val="22"/>
        </w:rPr>
        <w:t xml:space="preserve">. </w:t>
      </w:r>
    </w:p>
    <w:p w14:paraId="4FD0EF79" w14:textId="3812D85D" w:rsidR="00307365" w:rsidRDefault="00307365" w:rsidP="00A657CF">
      <w:pPr>
        <w:spacing w:line="360" w:lineRule="auto"/>
        <w:jc w:val="both"/>
        <w:rPr>
          <w:rFonts w:ascii="Arial" w:eastAsia="Arial" w:hAnsi="Arial" w:cs="Arial"/>
          <w:iCs/>
          <w:sz w:val="22"/>
          <w:szCs w:val="22"/>
        </w:rPr>
      </w:pPr>
    </w:p>
    <w:p w14:paraId="441325B8" w14:textId="0D515D29" w:rsidR="0076145A" w:rsidRDefault="0076145A" w:rsidP="00A657CF">
      <w:pPr>
        <w:spacing w:line="360" w:lineRule="auto"/>
        <w:jc w:val="both"/>
        <w:rPr>
          <w:rFonts w:ascii="Arial" w:eastAsia="Arial" w:hAnsi="Arial" w:cs="Arial"/>
          <w:iCs/>
          <w:sz w:val="22"/>
          <w:szCs w:val="22"/>
        </w:rPr>
      </w:pPr>
      <w:r w:rsidRPr="0076145A">
        <w:rPr>
          <w:rFonts w:ascii="Arial" w:eastAsia="Arial" w:hAnsi="Arial" w:cs="Arial"/>
          <w:b/>
          <w:bCs/>
          <w:iCs/>
          <w:sz w:val="22"/>
          <w:szCs w:val="22"/>
        </w:rPr>
        <w:t>Table 1</w:t>
      </w:r>
      <w:r>
        <w:rPr>
          <w:rFonts w:ascii="Arial" w:eastAsia="Arial" w:hAnsi="Arial" w:cs="Arial"/>
          <w:iCs/>
          <w:sz w:val="22"/>
          <w:szCs w:val="22"/>
        </w:rPr>
        <w:t xml:space="preserve">. </w:t>
      </w:r>
      <w:r w:rsidR="005F2037">
        <w:rPr>
          <w:rFonts w:ascii="Arial" w:eastAsia="Arial" w:hAnsi="Arial" w:cs="Arial"/>
          <w:b/>
          <w:bCs/>
          <w:iCs/>
          <w:sz w:val="22"/>
          <w:szCs w:val="22"/>
        </w:rPr>
        <w:t xml:space="preserve">Significance of change in subject participation by grade throughout the study. </w:t>
      </w:r>
      <w:r w:rsidR="00155C9E">
        <w:rPr>
          <w:rFonts w:ascii="Arial" w:eastAsia="Arial" w:hAnsi="Arial" w:cs="Arial"/>
          <w:iCs/>
          <w:sz w:val="22"/>
          <w:szCs w:val="22"/>
        </w:rPr>
        <w:t>C</w:t>
      </w:r>
      <w:r w:rsidRPr="00A3783C">
        <w:rPr>
          <w:rFonts w:ascii="Arial" w:eastAsia="Arial" w:hAnsi="Arial" w:cs="Arial"/>
          <w:iCs/>
          <w:sz w:val="22"/>
          <w:szCs w:val="22"/>
        </w:rPr>
        <w:t xml:space="preserve">hi-square values from changes in </w:t>
      </w:r>
      <w:r w:rsidR="005F2037">
        <w:rPr>
          <w:rFonts w:ascii="Arial" w:eastAsia="Arial" w:hAnsi="Arial" w:cs="Arial"/>
          <w:iCs/>
          <w:sz w:val="22"/>
          <w:szCs w:val="22"/>
        </w:rPr>
        <w:t xml:space="preserve">subject </w:t>
      </w:r>
      <w:r w:rsidRPr="00A3783C">
        <w:rPr>
          <w:rFonts w:ascii="Arial" w:eastAsia="Arial" w:hAnsi="Arial" w:cs="Arial"/>
          <w:iCs/>
          <w:sz w:val="22"/>
          <w:szCs w:val="22"/>
        </w:rPr>
        <w:t>grade</w:t>
      </w:r>
      <w:r w:rsidR="005F2037">
        <w:rPr>
          <w:rFonts w:ascii="Arial" w:eastAsia="Arial" w:hAnsi="Arial" w:cs="Arial"/>
          <w:iCs/>
          <w:sz w:val="22"/>
          <w:szCs w:val="22"/>
        </w:rPr>
        <w:t>s</w:t>
      </w:r>
      <w:r w:rsidRPr="00A3783C">
        <w:rPr>
          <w:rFonts w:ascii="Arial" w:eastAsia="Arial" w:hAnsi="Arial" w:cs="Arial"/>
          <w:iCs/>
          <w:sz w:val="22"/>
          <w:szCs w:val="22"/>
        </w:rPr>
        <w:t xml:space="preserve"> throughout </w:t>
      </w:r>
      <w:r w:rsidR="00276EE2">
        <w:rPr>
          <w:rFonts w:ascii="Arial" w:eastAsia="Arial" w:hAnsi="Arial" w:cs="Arial"/>
          <w:iCs/>
          <w:sz w:val="22"/>
          <w:szCs w:val="22"/>
        </w:rPr>
        <w:t xml:space="preserve">each stage of </w:t>
      </w:r>
      <w:r w:rsidRPr="00A3783C">
        <w:rPr>
          <w:rFonts w:ascii="Arial" w:eastAsia="Arial" w:hAnsi="Arial" w:cs="Arial"/>
          <w:iCs/>
          <w:sz w:val="22"/>
          <w:szCs w:val="22"/>
        </w:rPr>
        <w:t>the study.</w:t>
      </w:r>
      <w:r w:rsidR="004C0645">
        <w:rPr>
          <w:rFonts w:ascii="Arial" w:eastAsia="Arial" w:hAnsi="Arial" w:cs="Arial"/>
          <w:iCs/>
          <w:sz w:val="22"/>
          <w:szCs w:val="22"/>
        </w:rPr>
        <w:t xml:space="preserve"> </w:t>
      </w:r>
    </w:p>
    <w:tbl>
      <w:tblPr>
        <w:tblW w:w="11250" w:type="dxa"/>
        <w:tblCellSpacing w:w="0" w:type="dxa"/>
        <w:tblInd w:w="-90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819"/>
        <w:gridCol w:w="1183"/>
        <w:gridCol w:w="615"/>
        <w:gridCol w:w="951"/>
        <w:gridCol w:w="1025"/>
        <w:gridCol w:w="871"/>
        <w:gridCol w:w="1127"/>
        <w:gridCol w:w="871"/>
        <w:gridCol w:w="901"/>
        <w:gridCol w:w="871"/>
        <w:gridCol w:w="1008"/>
        <w:gridCol w:w="1008"/>
      </w:tblGrid>
      <w:tr w:rsidR="00B31789" w14:paraId="02BABF11" w14:textId="77777777" w:rsidTr="00382197">
        <w:trPr>
          <w:trHeight w:val="651"/>
          <w:tblCellSpacing w:w="0" w:type="dxa"/>
        </w:trPr>
        <w:tc>
          <w:tcPr>
            <w:tcW w:w="822" w:type="dxa"/>
            <w:vMerge w:val="restart"/>
            <w:tcMar>
              <w:top w:w="0" w:type="dxa"/>
              <w:left w:w="45" w:type="dxa"/>
              <w:bottom w:w="0" w:type="dxa"/>
              <w:right w:w="45" w:type="dxa"/>
            </w:tcMar>
            <w:vAlign w:val="center"/>
            <w:hideMark/>
          </w:tcPr>
          <w:p w14:paraId="5E7CAF26" w14:textId="77777777" w:rsidR="00B31789" w:rsidRDefault="00B31789" w:rsidP="00155C9E">
            <w:pPr>
              <w:jc w:val="center"/>
            </w:pPr>
          </w:p>
        </w:tc>
        <w:tc>
          <w:tcPr>
            <w:tcW w:w="1184" w:type="dxa"/>
            <w:tcMar>
              <w:top w:w="0" w:type="dxa"/>
              <w:left w:w="45" w:type="dxa"/>
              <w:bottom w:w="0" w:type="dxa"/>
              <w:right w:w="45" w:type="dxa"/>
            </w:tcMar>
            <w:vAlign w:val="center"/>
            <w:hideMark/>
          </w:tcPr>
          <w:p w14:paraId="70581F51"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Asked to participate</w:t>
            </w:r>
          </w:p>
        </w:tc>
        <w:tc>
          <w:tcPr>
            <w:tcW w:w="1566" w:type="dxa"/>
            <w:gridSpan w:val="2"/>
            <w:tcMar>
              <w:top w:w="0" w:type="dxa"/>
              <w:left w:w="45" w:type="dxa"/>
              <w:bottom w:w="0" w:type="dxa"/>
              <w:right w:w="45" w:type="dxa"/>
            </w:tcMar>
            <w:vAlign w:val="center"/>
            <w:hideMark/>
          </w:tcPr>
          <w:p w14:paraId="7FB65072"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Agreed to participate</w:t>
            </w:r>
          </w:p>
        </w:tc>
        <w:tc>
          <w:tcPr>
            <w:tcW w:w="1898" w:type="dxa"/>
            <w:gridSpan w:val="2"/>
            <w:tcMar>
              <w:top w:w="0" w:type="dxa"/>
              <w:left w:w="45" w:type="dxa"/>
              <w:bottom w:w="0" w:type="dxa"/>
              <w:right w:w="45" w:type="dxa"/>
            </w:tcMar>
            <w:vAlign w:val="center"/>
            <w:hideMark/>
          </w:tcPr>
          <w:p w14:paraId="10392685"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Signed consent form</w:t>
            </w:r>
          </w:p>
        </w:tc>
        <w:tc>
          <w:tcPr>
            <w:tcW w:w="2002" w:type="dxa"/>
            <w:gridSpan w:val="2"/>
            <w:tcMar>
              <w:top w:w="0" w:type="dxa"/>
              <w:left w:w="45" w:type="dxa"/>
              <w:bottom w:w="0" w:type="dxa"/>
              <w:right w:w="45" w:type="dxa"/>
            </w:tcMar>
            <w:vAlign w:val="center"/>
            <w:hideMark/>
          </w:tcPr>
          <w:p w14:paraId="7B876E97"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pre-intervention survey</w:t>
            </w:r>
          </w:p>
        </w:tc>
        <w:tc>
          <w:tcPr>
            <w:tcW w:w="1757" w:type="dxa"/>
            <w:gridSpan w:val="2"/>
            <w:tcMar>
              <w:top w:w="0" w:type="dxa"/>
              <w:left w:w="45" w:type="dxa"/>
              <w:bottom w:w="0" w:type="dxa"/>
              <w:right w:w="45" w:type="dxa"/>
            </w:tcMar>
            <w:vAlign w:val="center"/>
            <w:hideMark/>
          </w:tcPr>
          <w:p w14:paraId="15AA927D"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intervention</w:t>
            </w:r>
          </w:p>
        </w:tc>
        <w:tc>
          <w:tcPr>
            <w:tcW w:w="2021" w:type="dxa"/>
            <w:gridSpan w:val="2"/>
            <w:tcMar>
              <w:top w:w="0" w:type="dxa"/>
              <w:left w:w="45" w:type="dxa"/>
              <w:bottom w:w="0" w:type="dxa"/>
              <w:right w:w="45" w:type="dxa"/>
            </w:tcMar>
            <w:vAlign w:val="center"/>
            <w:hideMark/>
          </w:tcPr>
          <w:p w14:paraId="4BC29429"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post-intervention survey</w:t>
            </w:r>
          </w:p>
        </w:tc>
      </w:tr>
      <w:tr w:rsidR="00155C9E" w14:paraId="5907ED77" w14:textId="77777777" w:rsidTr="00382197">
        <w:trPr>
          <w:trHeight w:val="315"/>
          <w:tblCellSpacing w:w="0" w:type="dxa"/>
        </w:trPr>
        <w:tc>
          <w:tcPr>
            <w:tcW w:w="822" w:type="dxa"/>
            <w:vMerge/>
            <w:vAlign w:val="center"/>
            <w:hideMark/>
          </w:tcPr>
          <w:p w14:paraId="51409E4E" w14:textId="77777777" w:rsidR="00B31789" w:rsidRDefault="00B31789" w:rsidP="00155C9E">
            <w:pPr>
              <w:jc w:val="center"/>
            </w:pPr>
          </w:p>
        </w:tc>
        <w:tc>
          <w:tcPr>
            <w:tcW w:w="1184" w:type="dxa"/>
            <w:tcMar>
              <w:top w:w="0" w:type="dxa"/>
              <w:left w:w="45" w:type="dxa"/>
              <w:bottom w:w="0" w:type="dxa"/>
              <w:right w:w="45" w:type="dxa"/>
            </w:tcMar>
            <w:vAlign w:val="center"/>
            <w:hideMark/>
          </w:tcPr>
          <w:p w14:paraId="3705F9D8"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Total subjects</w:t>
            </w:r>
          </w:p>
        </w:tc>
        <w:tc>
          <w:tcPr>
            <w:tcW w:w="615" w:type="dxa"/>
            <w:tcMar>
              <w:top w:w="0" w:type="dxa"/>
              <w:left w:w="45" w:type="dxa"/>
              <w:bottom w:w="0" w:type="dxa"/>
              <w:right w:w="45" w:type="dxa"/>
            </w:tcMar>
            <w:vAlign w:val="center"/>
            <w:hideMark/>
          </w:tcPr>
          <w:p w14:paraId="7B4EA65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Count</w:t>
            </w:r>
          </w:p>
        </w:tc>
        <w:tc>
          <w:tcPr>
            <w:tcW w:w="951" w:type="dxa"/>
            <w:tcMar>
              <w:top w:w="0" w:type="dxa"/>
              <w:left w:w="45" w:type="dxa"/>
              <w:bottom w:w="0" w:type="dxa"/>
              <w:right w:w="45" w:type="dxa"/>
            </w:tcMar>
            <w:vAlign w:val="center"/>
            <w:hideMark/>
          </w:tcPr>
          <w:p w14:paraId="13502D67"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Proportion</w:t>
            </w:r>
          </w:p>
        </w:tc>
        <w:tc>
          <w:tcPr>
            <w:tcW w:w="1027" w:type="dxa"/>
            <w:tcMar>
              <w:top w:w="0" w:type="dxa"/>
              <w:left w:w="45" w:type="dxa"/>
              <w:bottom w:w="0" w:type="dxa"/>
              <w:right w:w="45" w:type="dxa"/>
            </w:tcMar>
            <w:vAlign w:val="center"/>
            <w:hideMark/>
          </w:tcPr>
          <w:p w14:paraId="05EA7B2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0F831329"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131" w:type="dxa"/>
            <w:tcMar>
              <w:top w:w="0" w:type="dxa"/>
              <w:left w:w="45" w:type="dxa"/>
              <w:bottom w:w="0" w:type="dxa"/>
              <w:right w:w="45" w:type="dxa"/>
            </w:tcMar>
            <w:vAlign w:val="center"/>
            <w:hideMark/>
          </w:tcPr>
          <w:p w14:paraId="3282C1C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0" w:type="auto"/>
            <w:tcMar>
              <w:top w:w="0" w:type="dxa"/>
              <w:left w:w="45" w:type="dxa"/>
              <w:bottom w:w="0" w:type="dxa"/>
              <w:right w:w="45" w:type="dxa"/>
            </w:tcMar>
            <w:vAlign w:val="center"/>
            <w:hideMark/>
          </w:tcPr>
          <w:p w14:paraId="5D506D0B"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0" w:type="auto"/>
            <w:tcMar>
              <w:top w:w="0" w:type="dxa"/>
              <w:left w:w="45" w:type="dxa"/>
              <w:bottom w:w="0" w:type="dxa"/>
              <w:right w:w="45" w:type="dxa"/>
            </w:tcMar>
            <w:vAlign w:val="center"/>
            <w:hideMark/>
          </w:tcPr>
          <w:p w14:paraId="71742DF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111436F3"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010" w:type="dxa"/>
            <w:tcMar>
              <w:top w:w="0" w:type="dxa"/>
              <w:left w:w="45" w:type="dxa"/>
              <w:bottom w:w="0" w:type="dxa"/>
              <w:right w:w="45" w:type="dxa"/>
            </w:tcMar>
            <w:vAlign w:val="center"/>
            <w:hideMark/>
          </w:tcPr>
          <w:p w14:paraId="4F8CB010"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1011" w:type="dxa"/>
            <w:tcMar>
              <w:top w:w="0" w:type="dxa"/>
              <w:left w:w="45" w:type="dxa"/>
              <w:bottom w:w="0" w:type="dxa"/>
              <w:right w:w="45" w:type="dxa"/>
            </w:tcMar>
            <w:vAlign w:val="center"/>
            <w:hideMark/>
          </w:tcPr>
          <w:p w14:paraId="634B40F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r>
      <w:tr w:rsidR="00155C9E" w14:paraId="2C5B1AA9" w14:textId="77777777" w:rsidTr="00382197">
        <w:trPr>
          <w:trHeight w:val="315"/>
          <w:tblCellSpacing w:w="0" w:type="dxa"/>
        </w:trPr>
        <w:tc>
          <w:tcPr>
            <w:tcW w:w="822" w:type="dxa"/>
            <w:tcMar>
              <w:top w:w="0" w:type="dxa"/>
              <w:left w:w="45" w:type="dxa"/>
              <w:bottom w:w="0" w:type="dxa"/>
              <w:right w:w="45" w:type="dxa"/>
            </w:tcMar>
            <w:vAlign w:val="center"/>
            <w:hideMark/>
          </w:tcPr>
          <w:p w14:paraId="202DCEBE"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9</w:t>
            </w:r>
          </w:p>
        </w:tc>
        <w:tc>
          <w:tcPr>
            <w:tcW w:w="1184" w:type="dxa"/>
            <w:tcMar>
              <w:top w:w="0" w:type="dxa"/>
              <w:left w:w="45" w:type="dxa"/>
              <w:bottom w:w="0" w:type="dxa"/>
              <w:right w:w="45" w:type="dxa"/>
            </w:tcMar>
            <w:vAlign w:val="center"/>
            <w:hideMark/>
          </w:tcPr>
          <w:p w14:paraId="186100B4" w14:textId="77777777" w:rsidR="00B31789" w:rsidRDefault="00B31789" w:rsidP="00155C9E">
            <w:pPr>
              <w:jc w:val="center"/>
              <w:rPr>
                <w:rFonts w:ascii="Arial" w:hAnsi="Arial" w:cs="Arial"/>
                <w:sz w:val="20"/>
                <w:szCs w:val="20"/>
              </w:rPr>
            </w:pPr>
            <w:r>
              <w:rPr>
                <w:rFonts w:ascii="Arial" w:hAnsi="Arial" w:cs="Arial"/>
                <w:sz w:val="20"/>
                <w:szCs w:val="20"/>
              </w:rPr>
              <w:t>128</w:t>
            </w:r>
          </w:p>
        </w:tc>
        <w:tc>
          <w:tcPr>
            <w:tcW w:w="615" w:type="dxa"/>
            <w:tcMar>
              <w:top w:w="0" w:type="dxa"/>
              <w:left w:w="45" w:type="dxa"/>
              <w:bottom w:w="0" w:type="dxa"/>
              <w:right w:w="45" w:type="dxa"/>
            </w:tcMar>
            <w:vAlign w:val="center"/>
            <w:hideMark/>
          </w:tcPr>
          <w:p w14:paraId="5C64BD46" w14:textId="77777777" w:rsidR="00B31789" w:rsidRDefault="00B31789" w:rsidP="00155C9E">
            <w:pPr>
              <w:jc w:val="center"/>
              <w:rPr>
                <w:rFonts w:ascii="Arial" w:hAnsi="Arial" w:cs="Arial"/>
                <w:sz w:val="20"/>
                <w:szCs w:val="20"/>
              </w:rPr>
            </w:pPr>
            <w:r>
              <w:rPr>
                <w:rFonts w:ascii="Arial" w:hAnsi="Arial" w:cs="Arial"/>
                <w:sz w:val="20"/>
                <w:szCs w:val="20"/>
              </w:rPr>
              <w:t>50</w:t>
            </w:r>
          </w:p>
        </w:tc>
        <w:tc>
          <w:tcPr>
            <w:tcW w:w="951" w:type="dxa"/>
            <w:tcMar>
              <w:top w:w="0" w:type="dxa"/>
              <w:left w:w="45" w:type="dxa"/>
              <w:bottom w:w="0" w:type="dxa"/>
              <w:right w:w="45" w:type="dxa"/>
            </w:tcMar>
            <w:vAlign w:val="center"/>
            <w:hideMark/>
          </w:tcPr>
          <w:p w14:paraId="1FBE1600" w14:textId="77777777" w:rsidR="00B31789" w:rsidRDefault="00B31789" w:rsidP="00155C9E">
            <w:pPr>
              <w:jc w:val="center"/>
              <w:rPr>
                <w:rFonts w:ascii="Arial" w:hAnsi="Arial" w:cs="Arial"/>
                <w:sz w:val="20"/>
                <w:szCs w:val="20"/>
              </w:rPr>
            </w:pPr>
            <w:r>
              <w:rPr>
                <w:rFonts w:ascii="Arial" w:hAnsi="Arial" w:cs="Arial"/>
                <w:sz w:val="20"/>
                <w:szCs w:val="20"/>
              </w:rPr>
              <w:t>0.21</w:t>
            </w:r>
          </w:p>
        </w:tc>
        <w:tc>
          <w:tcPr>
            <w:tcW w:w="1027" w:type="dxa"/>
            <w:tcMar>
              <w:top w:w="0" w:type="dxa"/>
              <w:left w:w="45" w:type="dxa"/>
              <w:bottom w:w="0" w:type="dxa"/>
              <w:right w:w="45" w:type="dxa"/>
            </w:tcMar>
            <w:vAlign w:val="center"/>
            <w:hideMark/>
          </w:tcPr>
          <w:p w14:paraId="5A5EC33C" w14:textId="77777777" w:rsidR="00B31789" w:rsidRDefault="00B31789" w:rsidP="00155C9E">
            <w:pPr>
              <w:jc w:val="center"/>
              <w:rPr>
                <w:rFonts w:ascii="Arial" w:hAnsi="Arial" w:cs="Arial"/>
                <w:sz w:val="20"/>
                <w:szCs w:val="20"/>
              </w:rPr>
            </w:pPr>
            <w:r>
              <w:rPr>
                <w:rFonts w:ascii="Arial" w:hAnsi="Arial" w:cs="Arial"/>
                <w:sz w:val="20"/>
                <w:szCs w:val="20"/>
              </w:rPr>
              <w:t>41</w:t>
            </w:r>
          </w:p>
        </w:tc>
        <w:tc>
          <w:tcPr>
            <w:tcW w:w="871" w:type="dxa"/>
            <w:tcMar>
              <w:top w:w="0" w:type="dxa"/>
              <w:left w:w="45" w:type="dxa"/>
              <w:bottom w:w="0" w:type="dxa"/>
              <w:right w:w="45" w:type="dxa"/>
            </w:tcMar>
            <w:vAlign w:val="center"/>
            <w:hideMark/>
          </w:tcPr>
          <w:p w14:paraId="0074A859" w14:textId="77777777" w:rsidR="00B31789" w:rsidRDefault="00B31789" w:rsidP="00155C9E">
            <w:pPr>
              <w:jc w:val="center"/>
              <w:rPr>
                <w:rFonts w:ascii="Arial" w:hAnsi="Arial" w:cs="Arial"/>
                <w:sz w:val="20"/>
                <w:szCs w:val="20"/>
              </w:rPr>
            </w:pPr>
            <w:r>
              <w:rPr>
                <w:rFonts w:ascii="Arial" w:hAnsi="Arial" w:cs="Arial"/>
                <w:sz w:val="20"/>
                <w:szCs w:val="20"/>
              </w:rPr>
              <w:t>14.60</w:t>
            </w:r>
          </w:p>
        </w:tc>
        <w:tc>
          <w:tcPr>
            <w:tcW w:w="1131" w:type="dxa"/>
            <w:tcMar>
              <w:top w:w="0" w:type="dxa"/>
              <w:left w:w="45" w:type="dxa"/>
              <w:bottom w:w="0" w:type="dxa"/>
              <w:right w:w="45" w:type="dxa"/>
            </w:tcMar>
            <w:vAlign w:val="center"/>
            <w:hideMark/>
          </w:tcPr>
          <w:p w14:paraId="166AFFC1" w14:textId="77777777" w:rsidR="00B31789" w:rsidRDefault="00B31789" w:rsidP="00155C9E">
            <w:pPr>
              <w:jc w:val="center"/>
              <w:rPr>
                <w:rFonts w:ascii="Arial" w:hAnsi="Arial" w:cs="Arial"/>
                <w:sz w:val="20"/>
                <w:szCs w:val="20"/>
              </w:rPr>
            </w:pPr>
            <w:r>
              <w:rPr>
                <w:rFonts w:ascii="Arial" w:hAnsi="Arial" w:cs="Arial"/>
                <w:sz w:val="20"/>
                <w:szCs w:val="20"/>
              </w:rPr>
              <w:t>40</w:t>
            </w:r>
          </w:p>
        </w:tc>
        <w:tc>
          <w:tcPr>
            <w:tcW w:w="0" w:type="auto"/>
            <w:tcMar>
              <w:top w:w="0" w:type="dxa"/>
              <w:left w:w="45" w:type="dxa"/>
              <w:bottom w:w="0" w:type="dxa"/>
              <w:right w:w="45" w:type="dxa"/>
            </w:tcMar>
            <w:vAlign w:val="center"/>
            <w:hideMark/>
          </w:tcPr>
          <w:p w14:paraId="21E2430B" w14:textId="77777777" w:rsidR="00B31789" w:rsidRDefault="00B31789" w:rsidP="00155C9E">
            <w:pPr>
              <w:jc w:val="center"/>
              <w:rPr>
                <w:rFonts w:ascii="Arial" w:hAnsi="Arial" w:cs="Arial"/>
                <w:sz w:val="20"/>
                <w:szCs w:val="20"/>
              </w:rPr>
            </w:pPr>
            <w:r>
              <w:rPr>
                <w:rFonts w:ascii="Arial" w:hAnsi="Arial" w:cs="Arial"/>
                <w:sz w:val="20"/>
                <w:szCs w:val="20"/>
              </w:rPr>
              <w:t>13.54</w:t>
            </w:r>
          </w:p>
        </w:tc>
        <w:tc>
          <w:tcPr>
            <w:tcW w:w="0" w:type="auto"/>
            <w:tcMar>
              <w:top w:w="0" w:type="dxa"/>
              <w:left w:w="45" w:type="dxa"/>
              <w:bottom w:w="0" w:type="dxa"/>
              <w:right w:w="45" w:type="dxa"/>
            </w:tcMar>
            <w:vAlign w:val="center"/>
            <w:hideMark/>
          </w:tcPr>
          <w:p w14:paraId="0032B742" w14:textId="77777777" w:rsidR="00B31789" w:rsidRDefault="00B31789" w:rsidP="00155C9E">
            <w:pPr>
              <w:jc w:val="center"/>
              <w:rPr>
                <w:rFonts w:ascii="Arial" w:hAnsi="Arial" w:cs="Arial"/>
                <w:sz w:val="20"/>
                <w:szCs w:val="20"/>
              </w:rPr>
            </w:pPr>
            <w:r>
              <w:rPr>
                <w:rFonts w:ascii="Arial" w:hAnsi="Arial" w:cs="Arial"/>
                <w:sz w:val="20"/>
                <w:szCs w:val="20"/>
              </w:rPr>
              <w:t>35</w:t>
            </w:r>
          </w:p>
        </w:tc>
        <w:tc>
          <w:tcPr>
            <w:tcW w:w="871" w:type="dxa"/>
            <w:tcMar>
              <w:top w:w="0" w:type="dxa"/>
              <w:left w:w="45" w:type="dxa"/>
              <w:bottom w:w="0" w:type="dxa"/>
              <w:right w:w="45" w:type="dxa"/>
            </w:tcMar>
            <w:vAlign w:val="center"/>
            <w:hideMark/>
          </w:tcPr>
          <w:p w14:paraId="34AD07ED" w14:textId="77777777" w:rsidR="00B31789" w:rsidRDefault="00B31789" w:rsidP="00155C9E">
            <w:pPr>
              <w:jc w:val="center"/>
              <w:rPr>
                <w:rFonts w:ascii="Arial" w:hAnsi="Arial" w:cs="Arial"/>
                <w:sz w:val="20"/>
                <w:szCs w:val="20"/>
              </w:rPr>
            </w:pPr>
            <w:r>
              <w:rPr>
                <w:rFonts w:ascii="Arial" w:hAnsi="Arial" w:cs="Arial"/>
                <w:sz w:val="20"/>
                <w:szCs w:val="20"/>
              </w:rPr>
              <w:t>12.27</w:t>
            </w:r>
          </w:p>
        </w:tc>
        <w:tc>
          <w:tcPr>
            <w:tcW w:w="1010" w:type="dxa"/>
            <w:tcMar>
              <w:top w:w="0" w:type="dxa"/>
              <w:left w:w="45" w:type="dxa"/>
              <w:bottom w:w="0" w:type="dxa"/>
              <w:right w:w="45" w:type="dxa"/>
            </w:tcMar>
            <w:vAlign w:val="center"/>
            <w:hideMark/>
          </w:tcPr>
          <w:p w14:paraId="6D15DFFB" w14:textId="77777777" w:rsidR="00B31789" w:rsidRDefault="00B31789" w:rsidP="00155C9E">
            <w:pPr>
              <w:jc w:val="center"/>
              <w:rPr>
                <w:rFonts w:ascii="Arial" w:hAnsi="Arial" w:cs="Arial"/>
                <w:sz w:val="20"/>
                <w:szCs w:val="20"/>
              </w:rPr>
            </w:pPr>
            <w:r>
              <w:rPr>
                <w:rFonts w:ascii="Arial" w:hAnsi="Arial" w:cs="Arial"/>
                <w:sz w:val="20"/>
                <w:szCs w:val="20"/>
              </w:rPr>
              <w:t>33</w:t>
            </w:r>
          </w:p>
        </w:tc>
        <w:tc>
          <w:tcPr>
            <w:tcW w:w="1011" w:type="dxa"/>
            <w:tcMar>
              <w:top w:w="0" w:type="dxa"/>
              <w:left w:w="45" w:type="dxa"/>
              <w:bottom w:w="0" w:type="dxa"/>
              <w:right w:w="45" w:type="dxa"/>
            </w:tcMar>
            <w:vAlign w:val="center"/>
            <w:hideMark/>
          </w:tcPr>
          <w:p w14:paraId="7B3E9EB2" w14:textId="77777777" w:rsidR="00B31789" w:rsidRDefault="00B31789" w:rsidP="00155C9E">
            <w:pPr>
              <w:jc w:val="center"/>
              <w:rPr>
                <w:rFonts w:ascii="Arial" w:hAnsi="Arial" w:cs="Arial"/>
                <w:sz w:val="20"/>
                <w:szCs w:val="20"/>
              </w:rPr>
            </w:pPr>
            <w:r>
              <w:rPr>
                <w:rFonts w:ascii="Arial" w:hAnsi="Arial" w:cs="Arial"/>
                <w:sz w:val="20"/>
                <w:szCs w:val="20"/>
              </w:rPr>
              <w:t>11.00</w:t>
            </w:r>
          </w:p>
        </w:tc>
      </w:tr>
      <w:tr w:rsidR="00155C9E" w14:paraId="16F00739" w14:textId="77777777" w:rsidTr="00382197">
        <w:trPr>
          <w:trHeight w:val="315"/>
          <w:tblCellSpacing w:w="0" w:type="dxa"/>
        </w:trPr>
        <w:tc>
          <w:tcPr>
            <w:tcW w:w="822" w:type="dxa"/>
            <w:tcMar>
              <w:top w:w="0" w:type="dxa"/>
              <w:left w:w="45" w:type="dxa"/>
              <w:bottom w:w="0" w:type="dxa"/>
              <w:right w:w="45" w:type="dxa"/>
            </w:tcMar>
            <w:vAlign w:val="center"/>
            <w:hideMark/>
          </w:tcPr>
          <w:p w14:paraId="3E1A92F2"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lastRenderedPageBreak/>
              <w:t>Grade 10</w:t>
            </w:r>
          </w:p>
        </w:tc>
        <w:tc>
          <w:tcPr>
            <w:tcW w:w="1184" w:type="dxa"/>
            <w:tcMar>
              <w:top w:w="0" w:type="dxa"/>
              <w:left w:w="45" w:type="dxa"/>
              <w:bottom w:w="0" w:type="dxa"/>
              <w:right w:w="45" w:type="dxa"/>
            </w:tcMar>
            <w:vAlign w:val="center"/>
            <w:hideMark/>
          </w:tcPr>
          <w:p w14:paraId="1C8427AE" w14:textId="77777777" w:rsidR="00B31789" w:rsidRDefault="00B31789" w:rsidP="00155C9E">
            <w:pPr>
              <w:jc w:val="center"/>
              <w:rPr>
                <w:rFonts w:ascii="Arial" w:hAnsi="Arial" w:cs="Arial"/>
                <w:sz w:val="20"/>
                <w:szCs w:val="20"/>
              </w:rPr>
            </w:pPr>
            <w:r>
              <w:rPr>
                <w:rFonts w:ascii="Arial" w:hAnsi="Arial" w:cs="Arial"/>
                <w:sz w:val="20"/>
                <w:szCs w:val="20"/>
              </w:rPr>
              <w:t>144</w:t>
            </w:r>
          </w:p>
        </w:tc>
        <w:tc>
          <w:tcPr>
            <w:tcW w:w="615" w:type="dxa"/>
            <w:tcMar>
              <w:top w:w="0" w:type="dxa"/>
              <w:left w:w="45" w:type="dxa"/>
              <w:bottom w:w="0" w:type="dxa"/>
              <w:right w:w="45" w:type="dxa"/>
            </w:tcMar>
            <w:vAlign w:val="center"/>
            <w:hideMark/>
          </w:tcPr>
          <w:p w14:paraId="14F308EB" w14:textId="77777777" w:rsidR="00B31789" w:rsidRDefault="00B31789" w:rsidP="00155C9E">
            <w:pPr>
              <w:jc w:val="center"/>
              <w:rPr>
                <w:rFonts w:ascii="Arial" w:hAnsi="Arial" w:cs="Arial"/>
                <w:sz w:val="20"/>
                <w:szCs w:val="20"/>
              </w:rPr>
            </w:pPr>
            <w:r>
              <w:rPr>
                <w:rFonts w:ascii="Arial" w:hAnsi="Arial" w:cs="Arial"/>
                <w:sz w:val="20"/>
                <w:szCs w:val="20"/>
              </w:rPr>
              <w:t>22</w:t>
            </w:r>
          </w:p>
        </w:tc>
        <w:tc>
          <w:tcPr>
            <w:tcW w:w="951" w:type="dxa"/>
            <w:tcMar>
              <w:top w:w="0" w:type="dxa"/>
              <w:left w:w="45" w:type="dxa"/>
              <w:bottom w:w="0" w:type="dxa"/>
              <w:right w:w="45" w:type="dxa"/>
            </w:tcMar>
            <w:vAlign w:val="center"/>
            <w:hideMark/>
          </w:tcPr>
          <w:p w14:paraId="4AA9D685" w14:textId="77777777" w:rsidR="00B31789" w:rsidRDefault="00B31789" w:rsidP="00155C9E">
            <w:pPr>
              <w:jc w:val="center"/>
              <w:rPr>
                <w:rFonts w:ascii="Arial" w:hAnsi="Arial" w:cs="Arial"/>
                <w:sz w:val="20"/>
                <w:szCs w:val="20"/>
              </w:rPr>
            </w:pPr>
            <w:r>
              <w:rPr>
                <w:rFonts w:ascii="Arial" w:hAnsi="Arial" w:cs="Arial"/>
                <w:sz w:val="20"/>
                <w:szCs w:val="20"/>
              </w:rPr>
              <w:t>0.19</w:t>
            </w:r>
          </w:p>
        </w:tc>
        <w:tc>
          <w:tcPr>
            <w:tcW w:w="1027" w:type="dxa"/>
            <w:tcMar>
              <w:top w:w="0" w:type="dxa"/>
              <w:left w:w="45" w:type="dxa"/>
              <w:bottom w:w="0" w:type="dxa"/>
              <w:right w:w="45" w:type="dxa"/>
            </w:tcMar>
            <w:vAlign w:val="center"/>
            <w:hideMark/>
          </w:tcPr>
          <w:p w14:paraId="70977A2A" w14:textId="77777777" w:rsidR="00B31789" w:rsidRDefault="00B31789" w:rsidP="00155C9E">
            <w:pPr>
              <w:jc w:val="center"/>
              <w:rPr>
                <w:rFonts w:ascii="Arial" w:hAnsi="Arial" w:cs="Arial"/>
                <w:sz w:val="20"/>
                <w:szCs w:val="20"/>
              </w:rPr>
            </w:pPr>
            <w:r>
              <w:rPr>
                <w:rFonts w:ascii="Arial" w:hAnsi="Arial" w:cs="Arial"/>
                <w:sz w:val="20"/>
                <w:szCs w:val="20"/>
              </w:rPr>
              <w:t>14</w:t>
            </w:r>
          </w:p>
        </w:tc>
        <w:tc>
          <w:tcPr>
            <w:tcW w:w="871" w:type="dxa"/>
            <w:tcMar>
              <w:top w:w="0" w:type="dxa"/>
              <w:left w:w="45" w:type="dxa"/>
              <w:bottom w:w="0" w:type="dxa"/>
              <w:right w:w="45" w:type="dxa"/>
            </w:tcMar>
            <w:vAlign w:val="center"/>
            <w:hideMark/>
          </w:tcPr>
          <w:p w14:paraId="7E3692E4" w14:textId="77777777" w:rsidR="00B31789" w:rsidRDefault="00B31789" w:rsidP="00155C9E">
            <w:pPr>
              <w:jc w:val="center"/>
              <w:rPr>
                <w:rFonts w:ascii="Arial" w:hAnsi="Arial" w:cs="Arial"/>
                <w:sz w:val="20"/>
                <w:szCs w:val="20"/>
              </w:rPr>
            </w:pPr>
            <w:r>
              <w:rPr>
                <w:rFonts w:ascii="Arial" w:hAnsi="Arial" w:cs="Arial"/>
                <w:sz w:val="20"/>
                <w:szCs w:val="20"/>
              </w:rPr>
              <w:t>13.27</w:t>
            </w:r>
          </w:p>
        </w:tc>
        <w:tc>
          <w:tcPr>
            <w:tcW w:w="1131" w:type="dxa"/>
            <w:tcMar>
              <w:top w:w="0" w:type="dxa"/>
              <w:left w:w="45" w:type="dxa"/>
              <w:bottom w:w="0" w:type="dxa"/>
              <w:right w:w="45" w:type="dxa"/>
            </w:tcMar>
            <w:vAlign w:val="center"/>
            <w:hideMark/>
          </w:tcPr>
          <w:p w14:paraId="0EAE3BED" w14:textId="77777777" w:rsidR="00B31789" w:rsidRDefault="00B31789" w:rsidP="00155C9E">
            <w:pPr>
              <w:jc w:val="center"/>
              <w:rPr>
                <w:rFonts w:ascii="Arial" w:hAnsi="Arial" w:cs="Arial"/>
                <w:sz w:val="20"/>
                <w:szCs w:val="20"/>
              </w:rPr>
            </w:pPr>
            <w:r>
              <w:rPr>
                <w:rFonts w:ascii="Arial" w:hAnsi="Arial" w:cs="Arial"/>
                <w:sz w:val="20"/>
                <w:szCs w:val="20"/>
              </w:rPr>
              <w:t>11</w:t>
            </w:r>
          </w:p>
        </w:tc>
        <w:tc>
          <w:tcPr>
            <w:tcW w:w="0" w:type="auto"/>
            <w:tcMar>
              <w:top w:w="0" w:type="dxa"/>
              <w:left w:w="45" w:type="dxa"/>
              <w:bottom w:w="0" w:type="dxa"/>
              <w:right w:w="45" w:type="dxa"/>
            </w:tcMar>
            <w:vAlign w:val="center"/>
            <w:hideMark/>
          </w:tcPr>
          <w:p w14:paraId="4D3DB9C1" w14:textId="77777777" w:rsidR="00B31789" w:rsidRDefault="00B31789" w:rsidP="00155C9E">
            <w:pPr>
              <w:jc w:val="center"/>
              <w:rPr>
                <w:rFonts w:ascii="Arial" w:hAnsi="Arial" w:cs="Arial"/>
                <w:sz w:val="20"/>
                <w:szCs w:val="20"/>
              </w:rPr>
            </w:pPr>
            <w:r>
              <w:rPr>
                <w:rFonts w:ascii="Arial" w:hAnsi="Arial" w:cs="Arial"/>
                <w:sz w:val="20"/>
                <w:szCs w:val="20"/>
              </w:rPr>
              <w:t>12.31</w:t>
            </w:r>
          </w:p>
        </w:tc>
        <w:tc>
          <w:tcPr>
            <w:tcW w:w="0" w:type="auto"/>
            <w:tcMar>
              <w:top w:w="0" w:type="dxa"/>
              <w:left w:w="45" w:type="dxa"/>
              <w:bottom w:w="0" w:type="dxa"/>
              <w:right w:w="45" w:type="dxa"/>
            </w:tcMar>
            <w:vAlign w:val="center"/>
            <w:hideMark/>
          </w:tcPr>
          <w:p w14:paraId="540C05F7" w14:textId="77777777" w:rsidR="00B31789" w:rsidRDefault="00B31789" w:rsidP="00155C9E">
            <w:pPr>
              <w:jc w:val="center"/>
              <w:rPr>
                <w:rFonts w:ascii="Arial" w:hAnsi="Arial" w:cs="Arial"/>
                <w:sz w:val="20"/>
                <w:szCs w:val="20"/>
              </w:rPr>
            </w:pPr>
            <w:r>
              <w:rPr>
                <w:rFonts w:ascii="Arial" w:hAnsi="Arial" w:cs="Arial"/>
                <w:sz w:val="20"/>
                <w:szCs w:val="20"/>
              </w:rPr>
              <w:t>13</w:t>
            </w:r>
          </w:p>
        </w:tc>
        <w:tc>
          <w:tcPr>
            <w:tcW w:w="871" w:type="dxa"/>
            <w:tcMar>
              <w:top w:w="0" w:type="dxa"/>
              <w:left w:w="45" w:type="dxa"/>
              <w:bottom w:w="0" w:type="dxa"/>
              <w:right w:w="45" w:type="dxa"/>
            </w:tcMar>
            <w:vAlign w:val="center"/>
            <w:hideMark/>
          </w:tcPr>
          <w:p w14:paraId="6C4DC14D" w14:textId="77777777" w:rsidR="00B31789" w:rsidRDefault="00B31789" w:rsidP="00155C9E">
            <w:pPr>
              <w:jc w:val="center"/>
              <w:rPr>
                <w:rFonts w:ascii="Arial" w:hAnsi="Arial" w:cs="Arial"/>
                <w:sz w:val="20"/>
                <w:szCs w:val="20"/>
              </w:rPr>
            </w:pPr>
            <w:r>
              <w:rPr>
                <w:rFonts w:ascii="Arial" w:hAnsi="Arial" w:cs="Arial"/>
                <w:sz w:val="20"/>
                <w:szCs w:val="20"/>
              </w:rPr>
              <w:t>11.15</w:t>
            </w:r>
          </w:p>
        </w:tc>
        <w:tc>
          <w:tcPr>
            <w:tcW w:w="1010" w:type="dxa"/>
            <w:tcMar>
              <w:top w:w="0" w:type="dxa"/>
              <w:left w:w="45" w:type="dxa"/>
              <w:bottom w:w="0" w:type="dxa"/>
              <w:right w:w="45" w:type="dxa"/>
            </w:tcMar>
            <w:vAlign w:val="center"/>
            <w:hideMark/>
          </w:tcPr>
          <w:p w14:paraId="7DFD8860" w14:textId="77777777" w:rsidR="00B31789" w:rsidRDefault="00B31789" w:rsidP="00155C9E">
            <w:pPr>
              <w:jc w:val="center"/>
              <w:rPr>
                <w:rFonts w:ascii="Arial" w:hAnsi="Arial" w:cs="Arial"/>
                <w:sz w:val="20"/>
                <w:szCs w:val="20"/>
              </w:rPr>
            </w:pPr>
            <w:r>
              <w:rPr>
                <w:rFonts w:ascii="Arial" w:hAnsi="Arial" w:cs="Arial"/>
                <w:sz w:val="20"/>
                <w:szCs w:val="20"/>
              </w:rPr>
              <w:t>11</w:t>
            </w:r>
          </w:p>
        </w:tc>
        <w:tc>
          <w:tcPr>
            <w:tcW w:w="1011" w:type="dxa"/>
            <w:tcMar>
              <w:top w:w="0" w:type="dxa"/>
              <w:left w:w="45" w:type="dxa"/>
              <w:bottom w:w="0" w:type="dxa"/>
              <w:right w:w="45" w:type="dxa"/>
            </w:tcMar>
            <w:vAlign w:val="center"/>
            <w:hideMark/>
          </w:tcPr>
          <w:p w14:paraId="0265D02D" w14:textId="77777777" w:rsidR="00B31789" w:rsidRDefault="00B31789" w:rsidP="00155C9E">
            <w:pPr>
              <w:jc w:val="center"/>
              <w:rPr>
                <w:rFonts w:ascii="Arial" w:hAnsi="Arial" w:cs="Arial"/>
                <w:sz w:val="20"/>
                <w:szCs w:val="20"/>
              </w:rPr>
            </w:pPr>
            <w:r>
              <w:rPr>
                <w:rFonts w:ascii="Arial" w:hAnsi="Arial" w:cs="Arial"/>
                <w:sz w:val="20"/>
                <w:szCs w:val="20"/>
              </w:rPr>
              <w:t>10.00</w:t>
            </w:r>
          </w:p>
        </w:tc>
      </w:tr>
      <w:tr w:rsidR="00155C9E" w14:paraId="1C930CAE" w14:textId="77777777" w:rsidTr="00382197">
        <w:trPr>
          <w:trHeight w:val="315"/>
          <w:tblCellSpacing w:w="0" w:type="dxa"/>
        </w:trPr>
        <w:tc>
          <w:tcPr>
            <w:tcW w:w="822" w:type="dxa"/>
            <w:tcMar>
              <w:top w:w="0" w:type="dxa"/>
              <w:left w:w="45" w:type="dxa"/>
              <w:bottom w:w="0" w:type="dxa"/>
              <w:right w:w="45" w:type="dxa"/>
            </w:tcMar>
            <w:vAlign w:val="center"/>
            <w:hideMark/>
          </w:tcPr>
          <w:p w14:paraId="1151C405"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11</w:t>
            </w:r>
          </w:p>
        </w:tc>
        <w:tc>
          <w:tcPr>
            <w:tcW w:w="1184" w:type="dxa"/>
            <w:tcMar>
              <w:top w:w="0" w:type="dxa"/>
              <w:left w:w="45" w:type="dxa"/>
              <w:bottom w:w="0" w:type="dxa"/>
              <w:right w:w="45" w:type="dxa"/>
            </w:tcMar>
            <w:vAlign w:val="center"/>
            <w:hideMark/>
          </w:tcPr>
          <w:p w14:paraId="08D9A1AD" w14:textId="77777777" w:rsidR="00B31789" w:rsidRDefault="00B31789" w:rsidP="00155C9E">
            <w:pPr>
              <w:jc w:val="center"/>
              <w:rPr>
                <w:rFonts w:ascii="Arial" w:hAnsi="Arial" w:cs="Arial"/>
                <w:sz w:val="20"/>
                <w:szCs w:val="20"/>
              </w:rPr>
            </w:pPr>
            <w:r>
              <w:rPr>
                <w:rFonts w:ascii="Arial" w:hAnsi="Arial" w:cs="Arial"/>
                <w:sz w:val="20"/>
                <w:szCs w:val="20"/>
              </w:rPr>
              <w:t>125</w:t>
            </w:r>
          </w:p>
        </w:tc>
        <w:tc>
          <w:tcPr>
            <w:tcW w:w="615" w:type="dxa"/>
            <w:tcMar>
              <w:top w:w="0" w:type="dxa"/>
              <w:left w:w="45" w:type="dxa"/>
              <w:bottom w:w="0" w:type="dxa"/>
              <w:right w:w="45" w:type="dxa"/>
            </w:tcMar>
            <w:vAlign w:val="center"/>
            <w:hideMark/>
          </w:tcPr>
          <w:p w14:paraId="201C239F" w14:textId="77777777" w:rsidR="00B31789" w:rsidRDefault="00B31789" w:rsidP="00155C9E">
            <w:pPr>
              <w:jc w:val="center"/>
              <w:rPr>
                <w:rFonts w:ascii="Arial" w:hAnsi="Arial" w:cs="Arial"/>
                <w:sz w:val="20"/>
                <w:szCs w:val="20"/>
              </w:rPr>
            </w:pPr>
            <w:r>
              <w:rPr>
                <w:rFonts w:ascii="Arial" w:hAnsi="Arial" w:cs="Arial"/>
                <w:sz w:val="20"/>
                <w:szCs w:val="20"/>
              </w:rPr>
              <w:t>20</w:t>
            </w:r>
          </w:p>
        </w:tc>
        <w:tc>
          <w:tcPr>
            <w:tcW w:w="951" w:type="dxa"/>
            <w:tcMar>
              <w:top w:w="0" w:type="dxa"/>
              <w:left w:w="45" w:type="dxa"/>
              <w:bottom w:w="0" w:type="dxa"/>
              <w:right w:w="45" w:type="dxa"/>
            </w:tcMar>
            <w:vAlign w:val="center"/>
            <w:hideMark/>
          </w:tcPr>
          <w:p w14:paraId="728F3FF5" w14:textId="77777777" w:rsidR="00B31789" w:rsidRDefault="00B31789" w:rsidP="00155C9E">
            <w:pPr>
              <w:jc w:val="center"/>
              <w:rPr>
                <w:rFonts w:ascii="Arial" w:hAnsi="Arial" w:cs="Arial"/>
                <w:sz w:val="20"/>
                <w:szCs w:val="20"/>
              </w:rPr>
            </w:pPr>
            <w:r>
              <w:rPr>
                <w:rFonts w:ascii="Arial" w:hAnsi="Arial" w:cs="Arial"/>
                <w:sz w:val="20"/>
                <w:szCs w:val="20"/>
              </w:rPr>
              <w:t>0.12</w:t>
            </w:r>
          </w:p>
        </w:tc>
        <w:tc>
          <w:tcPr>
            <w:tcW w:w="1027" w:type="dxa"/>
            <w:tcMar>
              <w:top w:w="0" w:type="dxa"/>
              <w:left w:w="45" w:type="dxa"/>
              <w:bottom w:w="0" w:type="dxa"/>
              <w:right w:w="45" w:type="dxa"/>
            </w:tcMar>
            <w:vAlign w:val="center"/>
            <w:hideMark/>
          </w:tcPr>
          <w:p w14:paraId="7C9598DB" w14:textId="77777777" w:rsidR="00B31789" w:rsidRDefault="00B31789" w:rsidP="00155C9E">
            <w:pPr>
              <w:jc w:val="center"/>
              <w:rPr>
                <w:rFonts w:ascii="Arial" w:hAnsi="Arial" w:cs="Arial"/>
                <w:sz w:val="20"/>
                <w:szCs w:val="20"/>
              </w:rPr>
            </w:pPr>
            <w:r>
              <w:rPr>
                <w:rFonts w:ascii="Arial" w:hAnsi="Arial" w:cs="Arial"/>
                <w:sz w:val="20"/>
                <w:szCs w:val="20"/>
              </w:rPr>
              <w:t>10</w:t>
            </w:r>
          </w:p>
        </w:tc>
        <w:tc>
          <w:tcPr>
            <w:tcW w:w="871" w:type="dxa"/>
            <w:tcMar>
              <w:top w:w="0" w:type="dxa"/>
              <w:left w:w="45" w:type="dxa"/>
              <w:bottom w:w="0" w:type="dxa"/>
              <w:right w:w="45" w:type="dxa"/>
            </w:tcMar>
            <w:vAlign w:val="center"/>
            <w:hideMark/>
          </w:tcPr>
          <w:p w14:paraId="1215F755" w14:textId="77777777" w:rsidR="00B31789" w:rsidRDefault="00B31789" w:rsidP="00155C9E">
            <w:pPr>
              <w:jc w:val="center"/>
              <w:rPr>
                <w:rFonts w:ascii="Arial" w:hAnsi="Arial" w:cs="Arial"/>
                <w:sz w:val="20"/>
                <w:szCs w:val="20"/>
              </w:rPr>
            </w:pPr>
            <w:r>
              <w:rPr>
                <w:rFonts w:ascii="Arial" w:hAnsi="Arial" w:cs="Arial"/>
                <w:sz w:val="20"/>
                <w:szCs w:val="20"/>
              </w:rPr>
              <w:t>7.96</w:t>
            </w:r>
          </w:p>
        </w:tc>
        <w:tc>
          <w:tcPr>
            <w:tcW w:w="1131" w:type="dxa"/>
            <w:tcMar>
              <w:top w:w="0" w:type="dxa"/>
              <w:left w:w="45" w:type="dxa"/>
              <w:bottom w:w="0" w:type="dxa"/>
              <w:right w:w="45" w:type="dxa"/>
            </w:tcMar>
            <w:vAlign w:val="center"/>
            <w:hideMark/>
          </w:tcPr>
          <w:p w14:paraId="6FBE2F66" w14:textId="77777777" w:rsidR="00B31789" w:rsidRDefault="00B31789" w:rsidP="00155C9E">
            <w:pPr>
              <w:jc w:val="center"/>
              <w:rPr>
                <w:rFonts w:ascii="Arial" w:hAnsi="Arial" w:cs="Arial"/>
                <w:sz w:val="20"/>
                <w:szCs w:val="20"/>
              </w:rPr>
            </w:pPr>
            <w:r>
              <w:rPr>
                <w:rFonts w:ascii="Arial" w:hAnsi="Arial" w:cs="Arial"/>
                <w:sz w:val="20"/>
                <w:szCs w:val="20"/>
              </w:rPr>
              <w:t>9</w:t>
            </w:r>
          </w:p>
        </w:tc>
        <w:tc>
          <w:tcPr>
            <w:tcW w:w="0" w:type="auto"/>
            <w:tcMar>
              <w:top w:w="0" w:type="dxa"/>
              <w:left w:w="45" w:type="dxa"/>
              <w:bottom w:w="0" w:type="dxa"/>
              <w:right w:w="45" w:type="dxa"/>
            </w:tcMar>
            <w:vAlign w:val="center"/>
            <w:hideMark/>
          </w:tcPr>
          <w:p w14:paraId="6E2D4CBF" w14:textId="77777777" w:rsidR="00B31789" w:rsidRDefault="00B31789" w:rsidP="00155C9E">
            <w:pPr>
              <w:jc w:val="center"/>
              <w:rPr>
                <w:rFonts w:ascii="Arial" w:hAnsi="Arial" w:cs="Arial"/>
                <w:sz w:val="20"/>
                <w:szCs w:val="20"/>
              </w:rPr>
            </w:pPr>
            <w:r>
              <w:rPr>
                <w:rFonts w:ascii="Arial" w:hAnsi="Arial" w:cs="Arial"/>
                <w:sz w:val="20"/>
                <w:szCs w:val="20"/>
              </w:rPr>
              <w:t>7.38</w:t>
            </w:r>
          </w:p>
        </w:tc>
        <w:tc>
          <w:tcPr>
            <w:tcW w:w="0" w:type="auto"/>
            <w:tcMar>
              <w:top w:w="0" w:type="dxa"/>
              <w:left w:w="45" w:type="dxa"/>
              <w:bottom w:w="0" w:type="dxa"/>
              <w:right w:w="45" w:type="dxa"/>
            </w:tcMar>
            <w:vAlign w:val="center"/>
            <w:hideMark/>
          </w:tcPr>
          <w:p w14:paraId="5AE61C6B" w14:textId="77777777" w:rsidR="00B31789" w:rsidRDefault="00B31789" w:rsidP="00155C9E">
            <w:pPr>
              <w:jc w:val="center"/>
              <w:rPr>
                <w:rFonts w:ascii="Arial" w:hAnsi="Arial" w:cs="Arial"/>
                <w:sz w:val="20"/>
                <w:szCs w:val="20"/>
              </w:rPr>
            </w:pPr>
            <w:r>
              <w:rPr>
                <w:rFonts w:ascii="Arial" w:hAnsi="Arial" w:cs="Arial"/>
                <w:sz w:val="20"/>
                <w:szCs w:val="20"/>
              </w:rPr>
              <w:t>7</w:t>
            </w:r>
          </w:p>
        </w:tc>
        <w:tc>
          <w:tcPr>
            <w:tcW w:w="871" w:type="dxa"/>
            <w:tcMar>
              <w:top w:w="0" w:type="dxa"/>
              <w:left w:w="45" w:type="dxa"/>
              <w:bottom w:w="0" w:type="dxa"/>
              <w:right w:w="45" w:type="dxa"/>
            </w:tcMar>
            <w:vAlign w:val="center"/>
            <w:hideMark/>
          </w:tcPr>
          <w:p w14:paraId="48DD1767" w14:textId="77777777" w:rsidR="00B31789" w:rsidRDefault="00B31789" w:rsidP="00155C9E">
            <w:pPr>
              <w:jc w:val="center"/>
              <w:rPr>
                <w:rFonts w:ascii="Arial" w:hAnsi="Arial" w:cs="Arial"/>
                <w:sz w:val="20"/>
                <w:szCs w:val="20"/>
              </w:rPr>
            </w:pPr>
            <w:r>
              <w:rPr>
                <w:rFonts w:ascii="Arial" w:hAnsi="Arial" w:cs="Arial"/>
                <w:sz w:val="20"/>
                <w:szCs w:val="20"/>
              </w:rPr>
              <w:t>6.69</w:t>
            </w:r>
          </w:p>
        </w:tc>
        <w:tc>
          <w:tcPr>
            <w:tcW w:w="1010" w:type="dxa"/>
            <w:tcMar>
              <w:top w:w="0" w:type="dxa"/>
              <w:left w:w="45" w:type="dxa"/>
              <w:bottom w:w="0" w:type="dxa"/>
              <w:right w:w="45" w:type="dxa"/>
            </w:tcMar>
            <w:vAlign w:val="center"/>
            <w:hideMark/>
          </w:tcPr>
          <w:p w14:paraId="64D79EC9" w14:textId="77777777" w:rsidR="00B31789" w:rsidRDefault="00B31789" w:rsidP="00155C9E">
            <w:pPr>
              <w:jc w:val="center"/>
              <w:rPr>
                <w:rFonts w:ascii="Arial" w:hAnsi="Arial" w:cs="Arial"/>
                <w:sz w:val="20"/>
                <w:szCs w:val="20"/>
              </w:rPr>
            </w:pPr>
            <w:r>
              <w:rPr>
                <w:rFonts w:ascii="Arial" w:hAnsi="Arial" w:cs="Arial"/>
                <w:sz w:val="20"/>
                <w:szCs w:val="20"/>
              </w:rPr>
              <w:t>5</w:t>
            </w:r>
          </w:p>
        </w:tc>
        <w:tc>
          <w:tcPr>
            <w:tcW w:w="1011" w:type="dxa"/>
            <w:tcMar>
              <w:top w:w="0" w:type="dxa"/>
              <w:left w:w="45" w:type="dxa"/>
              <w:bottom w:w="0" w:type="dxa"/>
              <w:right w:w="45" w:type="dxa"/>
            </w:tcMar>
            <w:vAlign w:val="center"/>
            <w:hideMark/>
          </w:tcPr>
          <w:p w14:paraId="3EF37317" w14:textId="77777777" w:rsidR="00B31789" w:rsidRDefault="00B31789" w:rsidP="00155C9E">
            <w:pPr>
              <w:jc w:val="center"/>
              <w:rPr>
                <w:rFonts w:ascii="Arial" w:hAnsi="Arial" w:cs="Arial"/>
                <w:sz w:val="20"/>
                <w:szCs w:val="20"/>
              </w:rPr>
            </w:pPr>
            <w:r>
              <w:rPr>
                <w:rFonts w:ascii="Arial" w:hAnsi="Arial" w:cs="Arial"/>
                <w:sz w:val="20"/>
                <w:szCs w:val="20"/>
              </w:rPr>
              <w:t>6.00</w:t>
            </w:r>
          </w:p>
        </w:tc>
      </w:tr>
      <w:tr w:rsidR="00155C9E" w14:paraId="061A8AC6" w14:textId="77777777" w:rsidTr="00382197">
        <w:trPr>
          <w:trHeight w:val="315"/>
          <w:tblCellSpacing w:w="0" w:type="dxa"/>
        </w:trPr>
        <w:tc>
          <w:tcPr>
            <w:tcW w:w="822" w:type="dxa"/>
            <w:tcMar>
              <w:top w:w="0" w:type="dxa"/>
              <w:left w:w="45" w:type="dxa"/>
              <w:bottom w:w="0" w:type="dxa"/>
              <w:right w:w="45" w:type="dxa"/>
            </w:tcMar>
            <w:vAlign w:val="center"/>
            <w:hideMark/>
          </w:tcPr>
          <w:p w14:paraId="505A2216"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Grade 12</w:t>
            </w:r>
          </w:p>
        </w:tc>
        <w:tc>
          <w:tcPr>
            <w:tcW w:w="1184" w:type="dxa"/>
            <w:tcMar>
              <w:top w:w="0" w:type="dxa"/>
              <w:left w:w="45" w:type="dxa"/>
              <w:bottom w:w="0" w:type="dxa"/>
              <w:right w:w="45" w:type="dxa"/>
            </w:tcMar>
            <w:vAlign w:val="center"/>
            <w:hideMark/>
          </w:tcPr>
          <w:p w14:paraId="2CDA8CA5" w14:textId="77777777" w:rsidR="00B31789" w:rsidRDefault="00B31789" w:rsidP="00155C9E">
            <w:pPr>
              <w:jc w:val="center"/>
              <w:rPr>
                <w:rFonts w:ascii="Arial" w:hAnsi="Arial" w:cs="Arial"/>
                <w:sz w:val="20"/>
                <w:szCs w:val="20"/>
              </w:rPr>
            </w:pPr>
            <w:r>
              <w:rPr>
                <w:rFonts w:ascii="Arial" w:hAnsi="Arial" w:cs="Arial"/>
                <w:sz w:val="20"/>
                <w:szCs w:val="20"/>
              </w:rPr>
              <w:t>140</w:t>
            </w:r>
          </w:p>
        </w:tc>
        <w:tc>
          <w:tcPr>
            <w:tcW w:w="615" w:type="dxa"/>
            <w:tcMar>
              <w:top w:w="0" w:type="dxa"/>
              <w:left w:w="45" w:type="dxa"/>
              <w:bottom w:w="0" w:type="dxa"/>
              <w:right w:w="45" w:type="dxa"/>
            </w:tcMar>
            <w:vAlign w:val="center"/>
            <w:hideMark/>
          </w:tcPr>
          <w:p w14:paraId="575269EF" w14:textId="77777777" w:rsidR="00B31789" w:rsidRDefault="00B31789" w:rsidP="00155C9E">
            <w:pPr>
              <w:jc w:val="center"/>
              <w:rPr>
                <w:rFonts w:ascii="Arial" w:hAnsi="Arial" w:cs="Arial"/>
                <w:sz w:val="20"/>
                <w:szCs w:val="20"/>
              </w:rPr>
            </w:pPr>
            <w:r>
              <w:rPr>
                <w:rFonts w:ascii="Arial" w:hAnsi="Arial" w:cs="Arial"/>
                <w:sz w:val="20"/>
                <w:szCs w:val="20"/>
              </w:rPr>
              <w:t>12</w:t>
            </w:r>
          </w:p>
        </w:tc>
        <w:tc>
          <w:tcPr>
            <w:tcW w:w="951" w:type="dxa"/>
            <w:tcMar>
              <w:top w:w="0" w:type="dxa"/>
              <w:left w:w="45" w:type="dxa"/>
              <w:bottom w:w="0" w:type="dxa"/>
              <w:right w:w="45" w:type="dxa"/>
            </w:tcMar>
            <w:vAlign w:val="center"/>
            <w:hideMark/>
          </w:tcPr>
          <w:p w14:paraId="0FB6E76B" w14:textId="77777777" w:rsidR="00B31789" w:rsidRDefault="00B31789" w:rsidP="00155C9E">
            <w:pPr>
              <w:jc w:val="center"/>
              <w:rPr>
                <w:rFonts w:ascii="Arial" w:hAnsi="Arial" w:cs="Arial"/>
                <w:sz w:val="20"/>
                <w:szCs w:val="20"/>
              </w:rPr>
            </w:pPr>
            <w:r>
              <w:rPr>
                <w:rFonts w:ascii="Arial" w:hAnsi="Arial" w:cs="Arial"/>
                <w:sz w:val="20"/>
                <w:szCs w:val="20"/>
              </w:rPr>
              <w:t>0.48</w:t>
            </w:r>
          </w:p>
        </w:tc>
        <w:tc>
          <w:tcPr>
            <w:tcW w:w="1027" w:type="dxa"/>
            <w:tcMar>
              <w:top w:w="0" w:type="dxa"/>
              <w:left w:w="45" w:type="dxa"/>
              <w:bottom w:w="0" w:type="dxa"/>
              <w:right w:w="45" w:type="dxa"/>
            </w:tcMar>
            <w:vAlign w:val="center"/>
            <w:hideMark/>
          </w:tcPr>
          <w:p w14:paraId="76D8B56E" w14:textId="77777777" w:rsidR="00B31789" w:rsidRDefault="00B31789" w:rsidP="00155C9E">
            <w:pPr>
              <w:jc w:val="center"/>
              <w:rPr>
                <w:rFonts w:ascii="Arial" w:hAnsi="Arial" w:cs="Arial"/>
                <w:sz w:val="20"/>
                <w:szCs w:val="20"/>
              </w:rPr>
            </w:pPr>
            <w:r>
              <w:rPr>
                <w:rFonts w:ascii="Arial" w:hAnsi="Arial" w:cs="Arial"/>
                <w:sz w:val="20"/>
                <w:szCs w:val="20"/>
              </w:rPr>
              <w:t>4</w:t>
            </w:r>
          </w:p>
        </w:tc>
        <w:tc>
          <w:tcPr>
            <w:tcW w:w="871" w:type="dxa"/>
            <w:tcMar>
              <w:top w:w="0" w:type="dxa"/>
              <w:left w:w="45" w:type="dxa"/>
              <w:bottom w:w="0" w:type="dxa"/>
              <w:right w:w="45" w:type="dxa"/>
            </w:tcMar>
            <w:vAlign w:val="center"/>
            <w:hideMark/>
          </w:tcPr>
          <w:p w14:paraId="72B53AB0" w14:textId="77777777" w:rsidR="00B31789" w:rsidRDefault="00B31789" w:rsidP="00155C9E">
            <w:pPr>
              <w:jc w:val="center"/>
              <w:rPr>
                <w:rFonts w:ascii="Arial" w:hAnsi="Arial" w:cs="Arial"/>
                <w:sz w:val="20"/>
                <w:szCs w:val="20"/>
              </w:rPr>
            </w:pPr>
            <w:r>
              <w:rPr>
                <w:rFonts w:ascii="Arial" w:hAnsi="Arial" w:cs="Arial"/>
                <w:sz w:val="20"/>
                <w:szCs w:val="20"/>
              </w:rPr>
              <w:t>33.17</w:t>
            </w:r>
          </w:p>
        </w:tc>
        <w:tc>
          <w:tcPr>
            <w:tcW w:w="1131" w:type="dxa"/>
            <w:tcMar>
              <w:top w:w="0" w:type="dxa"/>
              <w:left w:w="45" w:type="dxa"/>
              <w:bottom w:w="0" w:type="dxa"/>
              <w:right w:w="45" w:type="dxa"/>
            </w:tcMar>
            <w:vAlign w:val="center"/>
            <w:hideMark/>
          </w:tcPr>
          <w:p w14:paraId="2D996A59" w14:textId="77777777" w:rsidR="00B31789" w:rsidRDefault="00B31789" w:rsidP="00155C9E">
            <w:pPr>
              <w:jc w:val="center"/>
              <w:rPr>
                <w:rFonts w:ascii="Arial" w:hAnsi="Arial" w:cs="Arial"/>
                <w:sz w:val="20"/>
                <w:szCs w:val="20"/>
              </w:rPr>
            </w:pPr>
            <w:r>
              <w:rPr>
                <w:rFonts w:ascii="Arial" w:hAnsi="Arial" w:cs="Arial"/>
                <w:sz w:val="20"/>
                <w:szCs w:val="20"/>
              </w:rPr>
              <w:t>4</w:t>
            </w:r>
          </w:p>
        </w:tc>
        <w:tc>
          <w:tcPr>
            <w:tcW w:w="0" w:type="auto"/>
            <w:tcMar>
              <w:top w:w="0" w:type="dxa"/>
              <w:left w:w="45" w:type="dxa"/>
              <w:bottom w:w="0" w:type="dxa"/>
              <w:right w:w="45" w:type="dxa"/>
            </w:tcMar>
            <w:vAlign w:val="center"/>
            <w:hideMark/>
          </w:tcPr>
          <w:p w14:paraId="7191AE46" w14:textId="77777777" w:rsidR="00B31789" w:rsidRDefault="00B31789" w:rsidP="00155C9E">
            <w:pPr>
              <w:jc w:val="center"/>
              <w:rPr>
                <w:rFonts w:ascii="Arial" w:hAnsi="Arial" w:cs="Arial"/>
                <w:sz w:val="20"/>
                <w:szCs w:val="20"/>
              </w:rPr>
            </w:pPr>
            <w:r>
              <w:rPr>
                <w:rFonts w:ascii="Arial" w:hAnsi="Arial" w:cs="Arial"/>
                <w:sz w:val="20"/>
                <w:szCs w:val="20"/>
              </w:rPr>
              <w:t>30.77</w:t>
            </w:r>
          </w:p>
        </w:tc>
        <w:tc>
          <w:tcPr>
            <w:tcW w:w="0" w:type="auto"/>
            <w:tcMar>
              <w:top w:w="0" w:type="dxa"/>
              <w:left w:w="45" w:type="dxa"/>
              <w:bottom w:w="0" w:type="dxa"/>
              <w:right w:w="45" w:type="dxa"/>
            </w:tcMar>
            <w:vAlign w:val="center"/>
            <w:hideMark/>
          </w:tcPr>
          <w:p w14:paraId="7CD79A61" w14:textId="77777777" w:rsidR="00B31789" w:rsidRDefault="00B31789" w:rsidP="00155C9E">
            <w:pPr>
              <w:jc w:val="center"/>
              <w:rPr>
                <w:rFonts w:ascii="Arial" w:hAnsi="Arial" w:cs="Arial"/>
                <w:sz w:val="20"/>
                <w:szCs w:val="20"/>
              </w:rPr>
            </w:pPr>
            <w:r>
              <w:rPr>
                <w:rFonts w:ascii="Arial" w:hAnsi="Arial" w:cs="Arial"/>
                <w:sz w:val="20"/>
                <w:szCs w:val="20"/>
              </w:rPr>
              <w:t>3</w:t>
            </w:r>
          </w:p>
        </w:tc>
        <w:tc>
          <w:tcPr>
            <w:tcW w:w="871" w:type="dxa"/>
            <w:tcMar>
              <w:top w:w="0" w:type="dxa"/>
              <w:left w:w="45" w:type="dxa"/>
              <w:bottom w:w="0" w:type="dxa"/>
              <w:right w:w="45" w:type="dxa"/>
            </w:tcMar>
            <w:vAlign w:val="center"/>
            <w:hideMark/>
          </w:tcPr>
          <w:p w14:paraId="764A6B41" w14:textId="77777777" w:rsidR="00B31789" w:rsidRDefault="00B31789" w:rsidP="00155C9E">
            <w:pPr>
              <w:jc w:val="center"/>
              <w:rPr>
                <w:rFonts w:ascii="Arial" w:hAnsi="Arial" w:cs="Arial"/>
                <w:sz w:val="20"/>
                <w:szCs w:val="20"/>
              </w:rPr>
            </w:pPr>
            <w:r>
              <w:rPr>
                <w:rFonts w:ascii="Arial" w:hAnsi="Arial" w:cs="Arial"/>
                <w:sz w:val="20"/>
                <w:szCs w:val="20"/>
              </w:rPr>
              <w:t>27.88</w:t>
            </w:r>
          </w:p>
        </w:tc>
        <w:tc>
          <w:tcPr>
            <w:tcW w:w="1010" w:type="dxa"/>
            <w:tcMar>
              <w:top w:w="0" w:type="dxa"/>
              <w:left w:w="45" w:type="dxa"/>
              <w:bottom w:w="0" w:type="dxa"/>
              <w:right w:w="45" w:type="dxa"/>
            </w:tcMar>
            <w:vAlign w:val="center"/>
            <w:hideMark/>
          </w:tcPr>
          <w:p w14:paraId="20018BBC" w14:textId="77777777" w:rsidR="00B31789" w:rsidRDefault="00B31789" w:rsidP="00155C9E">
            <w:pPr>
              <w:jc w:val="center"/>
              <w:rPr>
                <w:rFonts w:ascii="Arial" w:hAnsi="Arial" w:cs="Arial"/>
                <w:sz w:val="20"/>
                <w:szCs w:val="20"/>
              </w:rPr>
            </w:pPr>
            <w:r>
              <w:rPr>
                <w:rFonts w:ascii="Arial" w:hAnsi="Arial" w:cs="Arial"/>
                <w:sz w:val="20"/>
                <w:szCs w:val="20"/>
              </w:rPr>
              <w:t>3</w:t>
            </w:r>
          </w:p>
        </w:tc>
        <w:tc>
          <w:tcPr>
            <w:tcW w:w="1011" w:type="dxa"/>
            <w:tcMar>
              <w:top w:w="0" w:type="dxa"/>
              <w:left w:w="45" w:type="dxa"/>
              <w:bottom w:w="0" w:type="dxa"/>
              <w:right w:w="45" w:type="dxa"/>
            </w:tcMar>
            <w:vAlign w:val="center"/>
            <w:hideMark/>
          </w:tcPr>
          <w:p w14:paraId="765A6D28" w14:textId="77777777" w:rsidR="00B31789" w:rsidRDefault="00B31789" w:rsidP="00155C9E">
            <w:pPr>
              <w:jc w:val="center"/>
              <w:rPr>
                <w:rFonts w:ascii="Arial" w:hAnsi="Arial" w:cs="Arial"/>
                <w:sz w:val="20"/>
                <w:szCs w:val="20"/>
              </w:rPr>
            </w:pPr>
            <w:r>
              <w:rPr>
                <w:rFonts w:ascii="Arial" w:hAnsi="Arial" w:cs="Arial"/>
                <w:sz w:val="20"/>
                <w:szCs w:val="20"/>
              </w:rPr>
              <w:t>25.00</w:t>
            </w:r>
          </w:p>
        </w:tc>
      </w:tr>
      <w:tr w:rsidR="00B31789" w14:paraId="1676A8D3" w14:textId="77777777" w:rsidTr="00382197">
        <w:trPr>
          <w:trHeight w:val="315"/>
          <w:tblCellSpacing w:w="0" w:type="dxa"/>
        </w:trPr>
        <w:tc>
          <w:tcPr>
            <w:tcW w:w="822" w:type="dxa"/>
            <w:tcMar>
              <w:top w:w="0" w:type="dxa"/>
              <w:left w:w="45" w:type="dxa"/>
              <w:bottom w:w="0" w:type="dxa"/>
              <w:right w:w="45" w:type="dxa"/>
            </w:tcMar>
            <w:vAlign w:val="center"/>
            <w:hideMark/>
          </w:tcPr>
          <w:p w14:paraId="434A8F7E"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Total</w:t>
            </w:r>
          </w:p>
        </w:tc>
        <w:tc>
          <w:tcPr>
            <w:tcW w:w="1184" w:type="dxa"/>
            <w:tcMar>
              <w:top w:w="0" w:type="dxa"/>
              <w:left w:w="45" w:type="dxa"/>
              <w:bottom w:w="0" w:type="dxa"/>
              <w:right w:w="45" w:type="dxa"/>
            </w:tcMar>
            <w:vAlign w:val="center"/>
            <w:hideMark/>
          </w:tcPr>
          <w:p w14:paraId="1E6FAC24" w14:textId="77777777" w:rsidR="00B31789" w:rsidRDefault="00B31789" w:rsidP="00155C9E">
            <w:pPr>
              <w:jc w:val="center"/>
              <w:rPr>
                <w:rFonts w:ascii="Arial" w:hAnsi="Arial" w:cs="Arial"/>
                <w:sz w:val="20"/>
                <w:szCs w:val="20"/>
              </w:rPr>
            </w:pPr>
            <w:r>
              <w:rPr>
                <w:rFonts w:ascii="Arial" w:hAnsi="Arial" w:cs="Arial"/>
                <w:sz w:val="20"/>
                <w:szCs w:val="20"/>
              </w:rPr>
              <w:t>537</w:t>
            </w:r>
          </w:p>
        </w:tc>
        <w:tc>
          <w:tcPr>
            <w:tcW w:w="615" w:type="dxa"/>
            <w:tcMar>
              <w:top w:w="0" w:type="dxa"/>
              <w:left w:w="45" w:type="dxa"/>
              <w:bottom w:w="0" w:type="dxa"/>
              <w:right w:w="45" w:type="dxa"/>
            </w:tcMar>
            <w:vAlign w:val="center"/>
            <w:hideMark/>
          </w:tcPr>
          <w:p w14:paraId="3D2BB2FA" w14:textId="77777777" w:rsidR="00B31789" w:rsidRDefault="00B31789" w:rsidP="00155C9E">
            <w:pPr>
              <w:jc w:val="center"/>
              <w:rPr>
                <w:rFonts w:ascii="Arial" w:hAnsi="Arial" w:cs="Arial"/>
                <w:sz w:val="20"/>
                <w:szCs w:val="20"/>
              </w:rPr>
            </w:pPr>
            <w:r>
              <w:rPr>
                <w:rFonts w:ascii="Arial" w:hAnsi="Arial" w:cs="Arial"/>
                <w:sz w:val="20"/>
                <w:szCs w:val="20"/>
              </w:rPr>
              <w:t>104</w:t>
            </w:r>
          </w:p>
        </w:tc>
        <w:tc>
          <w:tcPr>
            <w:tcW w:w="951" w:type="dxa"/>
            <w:tcMar>
              <w:top w:w="0" w:type="dxa"/>
              <w:left w:w="45" w:type="dxa"/>
              <w:bottom w:w="0" w:type="dxa"/>
              <w:right w:w="45" w:type="dxa"/>
            </w:tcMar>
            <w:vAlign w:val="center"/>
            <w:hideMark/>
          </w:tcPr>
          <w:p w14:paraId="507DE8C0" w14:textId="77777777" w:rsidR="00B31789" w:rsidRDefault="00B31789" w:rsidP="00155C9E">
            <w:pPr>
              <w:jc w:val="center"/>
              <w:rPr>
                <w:rFonts w:ascii="Arial" w:hAnsi="Arial" w:cs="Arial"/>
                <w:sz w:val="20"/>
                <w:szCs w:val="20"/>
              </w:rPr>
            </w:pPr>
            <w:r>
              <w:rPr>
                <w:rFonts w:ascii="Arial" w:hAnsi="Arial" w:cs="Arial"/>
                <w:sz w:val="20"/>
                <w:szCs w:val="20"/>
              </w:rPr>
              <w:t>1.00</w:t>
            </w:r>
          </w:p>
        </w:tc>
        <w:tc>
          <w:tcPr>
            <w:tcW w:w="1898" w:type="dxa"/>
            <w:gridSpan w:val="2"/>
            <w:tcMar>
              <w:top w:w="0" w:type="dxa"/>
              <w:left w:w="45" w:type="dxa"/>
              <w:bottom w:w="0" w:type="dxa"/>
              <w:right w:w="45" w:type="dxa"/>
            </w:tcMar>
            <w:vAlign w:val="center"/>
            <w:hideMark/>
          </w:tcPr>
          <w:p w14:paraId="0956F5FB" w14:textId="77777777" w:rsidR="00B31789" w:rsidRDefault="00B31789" w:rsidP="00155C9E">
            <w:pPr>
              <w:jc w:val="center"/>
              <w:rPr>
                <w:rFonts w:ascii="Arial" w:hAnsi="Arial" w:cs="Arial"/>
                <w:sz w:val="20"/>
                <w:szCs w:val="20"/>
              </w:rPr>
            </w:pPr>
            <w:r>
              <w:rPr>
                <w:rFonts w:ascii="Arial" w:hAnsi="Arial" w:cs="Arial"/>
                <w:sz w:val="20"/>
                <w:szCs w:val="20"/>
              </w:rPr>
              <w:t>69</w:t>
            </w:r>
          </w:p>
        </w:tc>
        <w:tc>
          <w:tcPr>
            <w:tcW w:w="2002" w:type="dxa"/>
            <w:gridSpan w:val="2"/>
            <w:tcMar>
              <w:top w:w="0" w:type="dxa"/>
              <w:left w:w="45" w:type="dxa"/>
              <w:bottom w:w="0" w:type="dxa"/>
              <w:right w:w="45" w:type="dxa"/>
            </w:tcMar>
            <w:vAlign w:val="center"/>
            <w:hideMark/>
          </w:tcPr>
          <w:p w14:paraId="682744B2" w14:textId="77777777" w:rsidR="00B31789" w:rsidRDefault="00B31789" w:rsidP="00155C9E">
            <w:pPr>
              <w:jc w:val="center"/>
              <w:rPr>
                <w:rFonts w:ascii="Arial" w:hAnsi="Arial" w:cs="Arial"/>
                <w:sz w:val="20"/>
                <w:szCs w:val="20"/>
              </w:rPr>
            </w:pPr>
            <w:r>
              <w:rPr>
                <w:rFonts w:ascii="Arial" w:hAnsi="Arial" w:cs="Arial"/>
                <w:sz w:val="20"/>
                <w:szCs w:val="20"/>
              </w:rPr>
              <w:t>64</w:t>
            </w:r>
          </w:p>
        </w:tc>
        <w:tc>
          <w:tcPr>
            <w:tcW w:w="1757" w:type="dxa"/>
            <w:gridSpan w:val="2"/>
            <w:tcMar>
              <w:top w:w="0" w:type="dxa"/>
              <w:left w:w="45" w:type="dxa"/>
              <w:bottom w:w="0" w:type="dxa"/>
              <w:right w:w="45" w:type="dxa"/>
            </w:tcMar>
            <w:vAlign w:val="center"/>
            <w:hideMark/>
          </w:tcPr>
          <w:p w14:paraId="45834871" w14:textId="77777777" w:rsidR="00B31789" w:rsidRDefault="00B31789" w:rsidP="00155C9E">
            <w:pPr>
              <w:jc w:val="center"/>
              <w:rPr>
                <w:rFonts w:ascii="Arial" w:hAnsi="Arial" w:cs="Arial"/>
                <w:sz w:val="20"/>
                <w:szCs w:val="20"/>
              </w:rPr>
            </w:pPr>
            <w:r>
              <w:rPr>
                <w:rFonts w:ascii="Arial" w:hAnsi="Arial" w:cs="Arial"/>
                <w:sz w:val="20"/>
                <w:szCs w:val="20"/>
              </w:rPr>
              <w:t>58</w:t>
            </w:r>
          </w:p>
        </w:tc>
        <w:tc>
          <w:tcPr>
            <w:tcW w:w="2021" w:type="dxa"/>
            <w:gridSpan w:val="2"/>
            <w:tcMar>
              <w:top w:w="0" w:type="dxa"/>
              <w:left w:w="45" w:type="dxa"/>
              <w:bottom w:w="0" w:type="dxa"/>
              <w:right w:w="45" w:type="dxa"/>
            </w:tcMar>
            <w:vAlign w:val="center"/>
            <w:hideMark/>
          </w:tcPr>
          <w:p w14:paraId="587EE07B" w14:textId="77777777" w:rsidR="00B31789" w:rsidRDefault="00B31789" w:rsidP="00155C9E">
            <w:pPr>
              <w:jc w:val="center"/>
              <w:rPr>
                <w:rFonts w:ascii="Arial" w:hAnsi="Arial" w:cs="Arial"/>
                <w:sz w:val="20"/>
                <w:szCs w:val="20"/>
              </w:rPr>
            </w:pPr>
            <w:r>
              <w:rPr>
                <w:rFonts w:ascii="Arial" w:hAnsi="Arial" w:cs="Arial"/>
                <w:sz w:val="20"/>
                <w:szCs w:val="20"/>
              </w:rPr>
              <w:t>52</w:t>
            </w:r>
          </w:p>
        </w:tc>
      </w:tr>
      <w:tr w:rsidR="00B31789" w14:paraId="5EE847C2" w14:textId="77777777" w:rsidTr="00382197">
        <w:trPr>
          <w:trHeight w:val="315"/>
          <w:tblCellSpacing w:w="0" w:type="dxa"/>
        </w:trPr>
        <w:tc>
          <w:tcPr>
            <w:tcW w:w="822" w:type="dxa"/>
            <w:tcMar>
              <w:top w:w="0" w:type="dxa"/>
              <w:left w:w="45" w:type="dxa"/>
              <w:bottom w:w="0" w:type="dxa"/>
              <w:right w:w="45" w:type="dxa"/>
            </w:tcMar>
            <w:vAlign w:val="center"/>
            <w:hideMark/>
          </w:tcPr>
          <w:p w14:paraId="61376DD5" w14:textId="77777777" w:rsidR="00B31789" w:rsidRPr="00155C9E" w:rsidRDefault="00B31789" w:rsidP="00155C9E">
            <w:pPr>
              <w:jc w:val="center"/>
              <w:rPr>
                <w:rFonts w:ascii="Arial" w:hAnsi="Arial" w:cs="Arial"/>
                <w:b/>
                <w:bCs/>
                <w:sz w:val="20"/>
                <w:szCs w:val="20"/>
              </w:rPr>
            </w:pPr>
            <w:r w:rsidRPr="00155C9E">
              <w:rPr>
                <w:rFonts w:ascii="Arial" w:hAnsi="Arial" w:cs="Arial"/>
                <w:b/>
                <w:bCs/>
                <w:i/>
                <w:iCs/>
                <w:sz w:val="20"/>
                <w:szCs w:val="20"/>
              </w:rPr>
              <w:t>p</w:t>
            </w:r>
            <w:r w:rsidRPr="00155C9E">
              <w:rPr>
                <w:rFonts w:ascii="Arial" w:hAnsi="Arial" w:cs="Arial"/>
                <w:b/>
                <w:bCs/>
                <w:sz w:val="20"/>
                <w:szCs w:val="20"/>
              </w:rPr>
              <w:t>-value</w:t>
            </w:r>
          </w:p>
        </w:tc>
        <w:tc>
          <w:tcPr>
            <w:tcW w:w="1184" w:type="dxa"/>
            <w:tcMar>
              <w:top w:w="0" w:type="dxa"/>
              <w:left w:w="45" w:type="dxa"/>
              <w:bottom w:w="0" w:type="dxa"/>
              <w:right w:w="45" w:type="dxa"/>
            </w:tcMar>
            <w:vAlign w:val="center"/>
            <w:hideMark/>
          </w:tcPr>
          <w:p w14:paraId="267D73A6"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566" w:type="dxa"/>
            <w:gridSpan w:val="2"/>
            <w:tcMar>
              <w:top w:w="0" w:type="dxa"/>
              <w:left w:w="45" w:type="dxa"/>
              <w:bottom w:w="0" w:type="dxa"/>
              <w:right w:w="45" w:type="dxa"/>
            </w:tcMar>
            <w:vAlign w:val="center"/>
            <w:hideMark/>
          </w:tcPr>
          <w:p w14:paraId="35CA7708"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898" w:type="dxa"/>
            <w:gridSpan w:val="2"/>
            <w:tcMar>
              <w:top w:w="0" w:type="dxa"/>
              <w:left w:w="45" w:type="dxa"/>
              <w:bottom w:w="0" w:type="dxa"/>
              <w:right w:w="45" w:type="dxa"/>
            </w:tcMar>
            <w:vAlign w:val="center"/>
            <w:hideMark/>
          </w:tcPr>
          <w:p w14:paraId="33452B93" w14:textId="77777777" w:rsidR="00B31789" w:rsidRDefault="00B31789" w:rsidP="00155C9E">
            <w:pPr>
              <w:jc w:val="center"/>
              <w:rPr>
                <w:rFonts w:ascii="Arial" w:hAnsi="Arial" w:cs="Arial"/>
                <w:sz w:val="20"/>
                <w:szCs w:val="20"/>
              </w:rPr>
            </w:pPr>
            <w:r>
              <w:rPr>
                <w:rFonts w:ascii="Arial" w:hAnsi="Arial" w:cs="Arial"/>
                <w:sz w:val="20"/>
                <w:szCs w:val="20"/>
              </w:rPr>
              <w:t>0.19949</w:t>
            </w:r>
          </w:p>
        </w:tc>
        <w:tc>
          <w:tcPr>
            <w:tcW w:w="2002" w:type="dxa"/>
            <w:gridSpan w:val="2"/>
            <w:tcMar>
              <w:top w:w="0" w:type="dxa"/>
              <w:left w:w="45" w:type="dxa"/>
              <w:bottom w:w="0" w:type="dxa"/>
              <w:right w:w="45" w:type="dxa"/>
            </w:tcMar>
            <w:vAlign w:val="center"/>
            <w:hideMark/>
          </w:tcPr>
          <w:p w14:paraId="7FA56CAE" w14:textId="77777777" w:rsidR="00B31789" w:rsidRDefault="00B31789" w:rsidP="00155C9E">
            <w:pPr>
              <w:jc w:val="center"/>
              <w:rPr>
                <w:rFonts w:ascii="Arial" w:hAnsi="Arial" w:cs="Arial"/>
                <w:sz w:val="20"/>
                <w:szCs w:val="20"/>
              </w:rPr>
            </w:pPr>
            <w:r>
              <w:rPr>
                <w:rFonts w:ascii="Arial" w:hAnsi="Arial" w:cs="Arial"/>
                <w:sz w:val="20"/>
                <w:szCs w:val="20"/>
              </w:rPr>
              <w:t>0.12796</w:t>
            </w:r>
          </w:p>
        </w:tc>
        <w:tc>
          <w:tcPr>
            <w:tcW w:w="1757" w:type="dxa"/>
            <w:gridSpan w:val="2"/>
            <w:tcMar>
              <w:top w:w="0" w:type="dxa"/>
              <w:left w:w="45" w:type="dxa"/>
              <w:bottom w:w="0" w:type="dxa"/>
              <w:right w:w="45" w:type="dxa"/>
            </w:tcMar>
            <w:vAlign w:val="center"/>
            <w:hideMark/>
          </w:tcPr>
          <w:p w14:paraId="08475DF4" w14:textId="77777777" w:rsidR="00B31789" w:rsidRDefault="00B31789" w:rsidP="00155C9E">
            <w:pPr>
              <w:jc w:val="center"/>
              <w:rPr>
                <w:rFonts w:ascii="Arial" w:hAnsi="Arial" w:cs="Arial"/>
                <w:sz w:val="20"/>
                <w:szCs w:val="20"/>
              </w:rPr>
            </w:pPr>
            <w:r>
              <w:rPr>
                <w:rFonts w:ascii="Arial" w:hAnsi="Arial" w:cs="Arial"/>
                <w:sz w:val="20"/>
                <w:szCs w:val="20"/>
              </w:rPr>
              <w:t>0.14207</w:t>
            </w:r>
          </w:p>
        </w:tc>
        <w:tc>
          <w:tcPr>
            <w:tcW w:w="2021" w:type="dxa"/>
            <w:gridSpan w:val="2"/>
            <w:tcMar>
              <w:top w:w="0" w:type="dxa"/>
              <w:left w:w="45" w:type="dxa"/>
              <w:bottom w:w="0" w:type="dxa"/>
              <w:right w:w="45" w:type="dxa"/>
            </w:tcMar>
            <w:vAlign w:val="center"/>
            <w:hideMark/>
          </w:tcPr>
          <w:p w14:paraId="34EC0E2B" w14:textId="77777777" w:rsidR="00B31789" w:rsidRDefault="00B31789" w:rsidP="00155C9E">
            <w:pPr>
              <w:jc w:val="center"/>
              <w:rPr>
                <w:rFonts w:ascii="Arial" w:hAnsi="Arial" w:cs="Arial"/>
                <w:sz w:val="20"/>
                <w:szCs w:val="20"/>
              </w:rPr>
            </w:pPr>
            <w:r>
              <w:rPr>
                <w:rFonts w:ascii="Arial" w:hAnsi="Arial" w:cs="Arial"/>
                <w:sz w:val="20"/>
                <w:szCs w:val="20"/>
              </w:rPr>
              <w:t>0.08733</w:t>
            </w:r>
          </w:p>
        </w:tc>
      </w:tr>
    </w:tbl>
    <w:p w14:paraId="2CB3B427" w14:textId="6812E575" w:rsidR="00B31789" w:rsidRDefault="00B31789" w:rsidP="00A657CF">
      <w:pPr>
        <w:spacing w:line="360" w:lineRule="auto"/>
        <w:jc w:val="both"/>
        <w:rPr>
          <w:rFonts w:ascii="Arial" w:eastAsia="Arial" w:hAnsi="Arial" w:cs="Arial"/>
          <w:iCs/>
          <w:sz w:val="22"/>
          <w:szCs w:val="22"/>
        </w:rPr>
      </w:pPr>
    </w:p>
    <w:p w14:paraId="37F9BAFB" w14:textId="69E93939" w:rsidR="00B31789" w:rsidRDefault="0076145A" w:rsidP="00A657CF">
      <w:pPr>
        <w:spacing w:line="360" w:lineRule="auto"/>
        <w:jc w:val="both"/>
        <w:rPr>
          <w:rFonts w:ascii="Arial" w:eastAsia="Arial" w:hAnsi="Arial" w:cs="Arial"/>
          <w:iCs/>
          <w:sz w:val="22"/>
          <w:szCs w:val="22"/>
        </w:rPr>
      </w:pPr>
      <w:r w:rsidRPr="0076145A">
        <w:rPr>
          <w:rFonts w:ascii="Arial" w:eastAsia="Arial" w:hAnsi="Arial" w:cs="Arial"/>
          <w:b/>
          <w:bCs/>
          <w:iCs/>
          <w:sz w:val="22"/>
          <w:szCs w:val="22"/>
        </w:rPr>
        <w:t>Table 2</w:t>
      </w:r>
      <w:r>
        <w:rPr>
          <w:rFonts w:ascii="Arial" w:eastAsia="Arial" w:hAnsi="Arial" w:cs="Arial"/>
          <w:iCs/>
          <w:sz w:val="22"/>
          <w:szCs w:val="22"/>
        </w:rPr>
        <w:t xml:space="preserve">. </w:t>
      </w:r>
      <w:r w:rsidR="005F2037">
        <w:rPr>
          <w:rFonts w:ascii="Arial" w:eastAsia="Arial" w:hAnsi="Arial" w:cs="Arial"/>
          <w:b/>
          <w:bCs/>
          <w:iCs/>
          <w:sz w:val="22"/>
          <w:szCs w:val="22"/>
        </w:rPr>
        <w:t xml:space="preserve">Significance of change in subject participation by gender throughout the study. </w:t>
      </w:r>
      <w:r w:rsidR="00155C9E">
        <w:rPr>
          <w:rFonts w:ascii="Arial" w:eastAsia="Arial" w:hAnsi="Arial" w:cs="Arial"/>
          <w:iCs/>
          <w:sz w:val="22"/>
          <w:szCs w:val="22"/>
        </w:rPr>
        <w:t>C</w:t>
      </w:r>
      <w:r w:rsidRPr="00A3783C">
        <w:rPr>
          <w:rFonts w:ascii="Arial" w:eastAsia="Arial" w:hAnsi="Arial" w:cs="Arial"/>
          <w:iCs/>
          <w:sz w:val="22"/>
          <w:szCs w:val="22"/>
        </w:rPr>
        <w:t>hi-square values from change</w:t>
      </w:r>
      <w:r w:rsidR="004C0645">
        <w:rPr>
          <w:rFonts w:ascii="Arial" w:eastAsia="Arial" w:hAnsi="Arial" w:cs="Arial"/>
          <w:iCs/>
          <w:sz w:val="22"/>
          <w:szCs w:val="22"/>
        </w:rPr>
        <w:t xml:space="preserve">s </w:t>
      </w:r>
      <w:r w:rsidRPr="00A3783C">
        <w:rPr>
          <w:rFonts w:ascii="Arial" w:eastAsia="Arial" w:hAnsi="Arial" w:cs="Arial"/>
          <w:iCs/>
          <w:sz w:val="22"/>
          <w:szCs w:val="22"/>
        </w:rPr>
        <w:t xml:space="preserve">in </w:t>
      </w:r>
      <w:r w:rsidR="005F2037">
        <w:rPr>
          <w:rFonts w:ascii="Arial" w:eastAsia="Arial" w:hAnsi="Arial" w:cs="Arial"/>
          <w:iCs/>
          <w:sz w:val="22"/>
          <w:szCs w:val="22"/>
        </w:rPr>
        <w:t xml:space="preserve">subject </w:t>
      </w:r>
      <w:r w:rsidRPr="00A3783C">
        <w:rPr>
          <w:rFonts w:ascii="Arial" w:eastAsia="Arial" w:hAnsi="Arial" w:cs="Arial"/>
          <w:iCs/>
          <w:sz w:val="22"/>
          <w:szCs w:val="22"/>
        </w:rPr>
        <w:t>gender</w:t>
      </w:r>
      <w:r w:rsidR="005F2037">
        <w:rPr>
          <w:rFonts w:ascii="Arial" w:eastAsia="Arial" w:hAnsi="Arial" w:cs="Arial"/>
          <w:iCs/>
          <w:sz w:val="22"/>
          <w:szCs w:val="22"/>
        </w:rPr>
        <w:t xml:space="preserve">s </w:t>
      </w:r>
      <w:r w:rsidRPr="00A3783C">
        <w:rPr>
          <w:rFonts w:ascii="Arial" w:eastAsia="Arial" w:hAnsi="Arial" w:cs="Arial"/>
          <w:iCs/>
          <w:sz w:val="22"/>
          <w:szCs w:val="22"/>
        </w:rPr>
        <w:t>throughout</w:t>
      </w:r>
      <w:r w:rsidR="004C0645">
        <w:rPr>
          <w:rFonts w:ascii="Arial" w:eastAsia="Arial" w:hAnsi="Arial" w:cs="Arial"/>
          <w:iCs/>
          <w:sz w:val="22"/>
          <w:szCs w:val="22"/>
        </w:rPr>
        <w:t xml:space="preserve"> each stage of</w:t>
      </w:r>
      <w:r w:rsidRPr="00A3783C">
        <w:rPr>
          <w:rFonts w:ascii="Arial" w:eastAsia="Arial" w:hAnsi="Arial" w:cs="Arial"/>
          <w:iCs/>
          <w:sz w:val="22"/>
          <w:szCs w:val="22"/>
        </w:rPr>
        <w:t xml:space="preserve"> the study.</w:t>
      </w:r>
    </w:p>
    <w:tbl>
      <w:tblPr>
        <w:tblW w:w="11292" w:type="dxa"/>
        <w:tblCellSpacing w:w="0" w:type="dxa"/>
        <w:tblInd w:w="-9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857"/>
        <w:gridCol w:w="1340"/>
        <w:gridCol w:w="602"/>
        <w:gridCol w:w="970"/>
        <w:gridCol w:w="946"/>
        <w:gridCol w:w="868"/>
        <w:gridCol w:w="1061"/>
        <w:gridCol w:w="933"/>
        <w:gridCol w:w="885"/>
        <w:gridCol w:w="851"/>
        <w:gridCol w:w="1111"/>
        <w:gridCol w:w="868"/>
      </w:tblGrid>
      <w:tr w:rsidR="00B31789" w14:paraId="011DAAD8" w14:textId="77777777" w:rsidTr="00382197">
        <w:trPr>
          <w:trHeight w:val="624"/>
          <w:tblCellSpacing w:w="0" w:type="dxa"/>
        </w:trPr>
        <w:tc>
          <w:tcPr>
            <w:tcW w:w="875" w:type="dxa"/>
            <w:vMerge w:val="restart"/>
            <w:tcMar>
              <w:top w:w="0" w:type="dxa"/>
              <w:left w:w="45" w:type="dxa"/>
              <w:bottom w:w="0" w:type="dxa"/>
              <w:right w:w="45" w:type="dxa"/>
            </w:tcMar>
            <w:vAlign w:val="center"/>
            <w:hideMark/>
          </w:tcPr>
          <w:p w14:paraId="23AADF32" w14:textId="77777777" w:rsidR="00B31789" w:rsidRDefault="00B31789" w:rsidP="00155C9E">
            <w:pPr>
              <w:jc w:val="center"/>
            </w:pPr>
          </w:p>
        </w:tc>
        <w:tc>
          <w:tcPr>
            <w:tcW w:w="1380" w:type="dxa"/>
            <w:tcMar>
              <w:top w:w="0" w:type="dxa"/>
              <w:left w:w="45" w:type="dxa"/>
              <w:bottom w:w="0" w:type="dxa"/>
              <w:right w:w="45" w:type="dxa"/>
            </w:tcMar>
            <w:vAlign w:val="center"/>
            <w:hideMark/>
          </w:tcPr>
          <w:p w14:paraId="6D415382"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Asked to participate</w:t>
            </w:r>
          </w:p>
        </w:tc>
        <w:tc>
          <w:tcPr>
            <w:tcW w:w="1583" w:type="dxa"/>
            <w:gridSpan w:val="2"/>
            <w:tcMar>
              <w:top w:w="0" w:type="dxa"/>
              <w:left w:w="45" w:type="dxa"/>
              <w:bottom w:w="0" w:type="dxa"/>
              <w:right w:w="45" w:type="dxa"/>
            </w:tcMar>
            <w:vAlign w:val="center"/>
            <w:hideMark/>
          </w:tcPr>
          <w:p w14:paraId="7E2D93F7"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Agreed to participate</w:t>
            </w:r>
          </w:p>
        </w:tc>
        <w:tc>
          <w:tcPr>
            <w:tcW w:w="1828" w:type="dxa"/>
            <w:gridSpan w:val="2"/>
            <w:tcMar>
              <w:top w:w="0" w:type="dxa"/>
              <w:left w:w="45" w:type="dxa"/>
              <w:bottom w:w="0" w:type="dxa"/>
              <w:right w:w="45" w:type="dxa"/>
            </w:tcMar>
            <w:vAlign w:val="center"/>
            <w:hideMark/>
          </w:tcPr>
          <w:p w14:paraId="359260BE"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Signed consent form</w:t>
            </w:r>
          </w:p>
        </w:tc>
        <w:tc>
          <w:tcPr>
            <w:tcW w:w="2039" w:type="dxa"/>
            <w:gridSpan w:val="2"/>
            <w:tcMar>
              <w:top w:w="0" w:type="dxa"/>
              <w:left w:w="45" w:type="dxa"/>
              <w:bottom w:w="0" w:type="dxa"/>
              <w:right w:w="45" w:type="dxa"/>
            </w:tcMar>
            <w:vAlign w:val="center"/>
            <w:hideMark/>
          </w:tcPr>
          <w:p w14:paraId="4B963629"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pre-intervention survey</w:t>
            </w:r>
          </w:p>
        </w:tc>
        <w:tc>
          <w:tcPr>
            <w:tcW w:w="1565" w:type="dxa"/>
            <w:gridSpan w:val="2"/>
            <w:tcMar>
              <w:top w:w="0" w:type="dxa"/>
              <w:left w:w="45" w:type="dxa"/>
              <w:bottom w:w="0" w:type="dxa"/>
              <w:right w:w="45" w:type="dxa"/>
            </w:tcMar>
            <w:vAlign w:val="center"/>
            <w:hideMark/>
          </w:tcPr>
          <w:p w14:paraId="5CA89444"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intervention</w:t>
            </w:r>
          </w:p>
        </w:tc>
        <w:tc>
          <w:tcPr>
            <w:tcW w:w="2022" w:type="dxa"/>
            <w:gridSpan w:val="2"/>
            <w:tcMar>
              <w:top w:w="0" w:type="dxa"/>
              <w:left w:w="45" w:type="dxa"/>
              <w:bottom w:w="0" w:type="dxa"/>
              <w:right w:w="45" w:type="dxa"/>
            </w:tcMar>
            <w:vAlign w:val="center"/>
            <w:hideMark/>
          </w:tcPr>
          <w:p w14:paraId="4A4CD895"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Completed post-intervention survey</w:t>
            </w:r>
          </w:p>
        </w:tc>
      </w:tr>
      <w:tr w:rsidR="00B31789" w14:paraId="270724BE" w14:textId="77777777" w:rsidTr="00382197">
        <w:trPr>
          <w:trHeight w:val="315"/>
          <w:tblCellSpacing w:w="0" w:type="dxa"/>
        </w:trPr>
        <w:tc>
          <w:tcPr>
            <w:tcW w:w="875" w:type="dxa"/>
            <w:vMerge/>
            <w:vAlign w:val="center"/>
            <w:hideMark/>
          </w:tcPr>
          <w:p w14:paraId="6A2FC45B" w14:textId="77777777" w:rsidR="00B31789" w:rsidRDefault="00B31789" w:rsidP="00155C9E">
            <w:pPr>
              <w:jc w:val="center"/>
            </w:pPr>
          </w:p>
        </w:tc>
        <w:tc>
          <w:tcPr>
            <w:tcW w:w="1380" w:type="dxa"/>
            <w:tcMar>
              <w:top w:w="0" w:type="dxa"/>
              <w:left w:w="45" w:type="dxa"/>
              <w:bottom w:w="0" w:type="dxa"/>
              <w:right w:w="45" w:type="dxa"/>
            </w:tcMar>
            <w:vAlign w:val="center"/>
            <w:hideMark/>
          </w:tcPr>
          <w:p w14:paraId="458CD77D"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Total subjects</w:t>
            </w:r>
          </w:p>
        </w:tc>
        <w:tc>
          <w:tcPr>
            <w:tcW w:w="606" w:type="dxa"/>
            <w:tcMar>
              <w:top w:w="0" w:type="dxa"/>
              <w:left w:w="45" w:type="dxa"/>
              <w:bottom w:w="0" w:type="dxa"/>
              <w:right w:w="45" w:type="dxa"/>
            </w:tcMar>
            <w:vAlign w:val="center"/>
            <w:hideMark/>
          </w:tcPr>
          <w:p w14:paraId="4733A21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Count</w:t>
            </w:r>
          </w:p>
        </w:tc>
        <w:tc>
          <w:tcPr>
            <w:tcW w:w="977" w:type="dxa"/>
            <w:tcMar>
              <w:top w:w="0" w:type="dxa"/>
              <w:left w:w="45" w:type="dxa"/>
              <w:bottom w:w="0" w:type="dxa"/>
              <w:right w:w="45" w:type="dxa"/>
            </w:tcMar>
            <w:vAlign w:val="center"/>
            <w:hideMark/>
          </w:tcPr>
          <w:p w14:paraId="22DE115E"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Proportion</w:t>
            </w:r>
          </w:p>
        </w:tc>
        <w:tc>
          <w:tcPr>
            <w:tcW w:w="957" w:type="dxa"/>
            <w:tcMar>
              <w:top w:w="0" w:type="dxa"/>
              <w:left w:w="45" w:type="dxa"/>
              <w:bottom w:w="0" w:type="dxa"/>
              <w:right w:w="45" w:type="dxa"/>
            </w:tcMar>
            <w:vAlign w:val="center"/>
            <w:hideMark/>
          </w:tcPr>
          <w:p w14:paraId="3C4D01CA"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714A768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092" w:type="dxa"/>
            <w:tcMar>
              <w:top w:w="0" w:type="dxa"/>
              <w:left w:w="45" w:type="dxa"/>
              <w:bottom w:w="0" w:type="dxa"/>
              <w:right w:w="45" w:type="dxa"/>
            </w:tcMar>
            <w:vAlign w:val="center"/>
            <w:hideMark/>
          </w:tcPr>
          <w:p w14:paraId="50B1F235"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947" w:type="dxa"/>
            <w:tcMar>
              <w:top w:w="0" w:type="dxa"/>
              <w:left w:w="45" w:type="dxa"/>
              <w:bottom w:w="0" w:type="dxa"/>
              <w:right w:w="45" w:type="dxa"/>
            </w:tcMar>
            <w:vAlign w:val="center"/>
            <w:hideMark/>
          </w:tcPr>
          <w:p w14:paraId="55A5BB16"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886" w:type="dxa"/>
            <w:tcMar>
              <w:top w:w="0" w:type="dxa"/>
              <w:left w:w="45" w:type="dxa"/>
              <w:bottom w:w="0" w:type="dxa"/>
              <w:right w:w="45" w:type="dxa"/>
            </w:tcMar>
            <w:vAlign w:val="center"/>
            <w:hideMark/>
          </w:tcPr>
          <w:p w14:paraId="5207210B"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679" w:type="dxa"/>
            <w:tcMar>
              <w:top w:w="0" w:type="dxa"/>
              <w:left w:w="45" w:type="dxa"/>
              <w:bottom w:w="0" w:type="dxa"/>
              <w:right w:w="45" w:type="dxa"/>
            </w:tcMar>
            <w:vAlign w:val="center"/>
            <w:hideMark/>
          </w:tcPr>
          <w:p w14:paraId="768B8BF8"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c>
          <w:tcPr>
            <w:tcW w:w="1151" w:type="dxa"/>
            <w:tcMar>
              <w:top w:w="0" w:type="dxa"/>
              <w:left w:w="45" w:type="dxa"/>
              <w:bottom w:w="0" w:type="dxa"/>
              <w:right w:w="45" w:type="dxa"/>
            </w:tcMar>
            <w:vAlign w:val="center"/>
            <w:hideMark/>
          </w:tcPr>
          <w:p w14:paraId="6285954A"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Observed</w:t>
            </w:r>
          </w:p>
        </w:tc>
        <w:tc>
          <w:tcPr>
            <w:tcW w:w="871" w:type="dxa"/>
            <w:tcMar>
              <w:top w:w="0" w:type="dxa"/>
              <w:left w:w="45" w:type="dxa"/>
              <w:bottom w:w="0" w:type="dxa"/>
              <w:right w:w="45" w:type="dxa"/>
            </w:tcMar>
            <w:vAlign w:val="center"/>
            <w:hideMark/>
          </w:tcPr>
          <w:p w14:paraId="39BD1CD0" w14:textId="77777777" w:rsidR="00B31789" w:rsidRDefault="00B31789" w:rsidP="00155C9E">
            <w:pPr>
              <w:jc w:val="center"/>
              <w:rPr>
                <w:rFonts w:ascii="Arial" w:hAnsi="Arial" w:cs="Arial"/>
                <w:color w:val="434343"/>
                <w:sz w:val="18"/>
                <w:szCs w:val="18"/>
              </w:rPr>
            </w:pPr>
            <w:r>
              <w:rPr>
                <w:rFonts w:ascii="Arial" w:hAnsi="Arial" w:cs="Arial"/>
                <w:color w:val="434343"/>
                <w:sz w:val="18"/>
                <w:szCs w:val="18"/>
              </w:rPr>
              <w:t>Expected</w:t>
            </w:r>
          </w:p>
        </w:tc>
      </w:tr>
      <w:tr w:rsidR="00B31789" w14:paraId="41A8E8ED" w14:textId="77777777" w:rsidTr="00382197">
        <w:trPr>
          <w:trHeight w:val="315"/>
          <w:tblCellSpacing w:w="0" w:type="dxa"/>
        </w:trPr>
        <w:tc>
          <w:tcPr>
            <w:tcW w:w="875" w:type="dxa"/>
            <w:tcMar>
              <w:top w:w="0" w:type="dxa"/>
              <w:left w:w="45" w:type="dxa"/>
              <w:bottom w:w="0" w:type="dxa"/>
              <w:right w:w="45" w:type="dxa"/>
            </w:tcMar>
            <w:vAlign w:val="center"/>
            <w:hideMark/>
          </w:tcPr>
          <w:p w14:paraId="581943F2"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Male</w:t>
            </w:r>
          </w:p>
        </w:tc>
        <w:tc>
          <w:tcPr>
            <w:tcW w:w="1380" w:type="dxa"/>
            <w:tcMar>
              <w:top w:w="0" w:type="dxa"/>
              <w:left w:w="45" w:type="dxa"/>
              <w:bottom w:w="0" w:type="dxa"/>
              <w:right w:w="45" w:type="dxa"/>
            </w:tcMar>
            <w:vAlign w:val="center"/>
            <w:hideMark/>
          </w:tcPr>
          <w:p w14:paraId="5C507A39" w14:textId="77777777" w:rsidR="00B31789" w:rsidRDefault="00B31789" w:rsidP="00155C9E">
            <w:pPr>
              <w:jc w:val="center"/>
              <w:rPr>
                <w:rFonts w:ascii="Arial" w:hAnsi="Arial" w:cs="Arial"/>
                <w:sz w:val="20"/>
                <w:szCs w:val="20"/>
              </w:rPr>
            </w:pPr>
            <w:r>
              <w:rPr>
                <w:rFonts w:ascii="Arial" w:hAnsi="Arial" w:cs="Arial"/>
                <w:sz w:val="20"/>
                <w:szCs w:val="20"/>
              </w:rPr>
              <w:t>270</w:t>
            </w:r>
          </w:p>
        </w:tc>
        <w:tc>
          <w:tcPr>
            <w:tcW w:w="606" w:type="dxa"/>
            <w:tcMar>
              <w:top w:w="0" w:type="dxa"/>
              <w:left w:w="45" w:type="dxa"/>
              <w:bottom w:w="0" w:type="dxa"/>
              <w:right w:w="45" w:type="dxa"/>
            </w:tcMar>
            <w:vAlign w:val="center"/>
            <w:hideMark/>
          </w:tcPr>
          <w:p w14:paraId="166DB859" w14:textId="77777777" w:rsidR="00B31789" w:rsidRDefault="00B31789" w:rsidP="00155C9E">
            <w:pPr>
              <w:jc w:val="center"/>
              <w:rPr>
                <w:rFonts w:ascii="Arial" w:hAnsi="Arial" w:cs="Arial"/>
                <w:sz w:val="20"/>
                <w:szCs w:val="20"/>
              </w:rPr>
            </w:pPr>
            <w:r>
              <w:rPr>
                <w:rFonts w:ascii="Arial" w:hAnsi="Arial" w:cs="Arial"/>
                <w:sz w:val="20"/>
                <w:szCs w:val="20"/>
              </w:rPr>
              <w:t>36</w:t>
            </w:r>
          </w:p>
        </w:tc>
        <w:tc>
          <w:tcPr>
            <w:tcW w:w="977" w:type="dxa"/>
            <w:tcMar>
              <w:top w:w="0" w:type="dxa"/>
              <w:left w:w="45" w:type="dxa"/>
              <w:bottom w:w="0" w:type="dxa"/>
              <w:right w:w="45" w:type="dxa"/>
            </w:tcMar>
            <w:vAlign w:val="center"/>
            <w:hideMark/>
          </w:tcPr>
          <w:p w14:paraId="0A45E76E" w14:textId="77777777" w:rsidR="00B31789" w:rsidRDefault="00B31789" w:rsidP="00155C9E">
            <w:pPr>
              <w:jc w:val="center"/>
              <w:rPr>
                <w:rFonts w:ascii="Arial" w:hAnsi="Arial" w:cs="Arial"/>
                <w:sz w:val="20"/>
                <w:szCs w:val="20"/>
              </w:rPr>
            </w:pPr>
            <w:r>
              <w:rPr>
                <w:rFonts w:ascii="Arial" w:hAnsi="Arial" w:cs="Arial"/>
                <w:sz w:val="20"/>
                <w:szCs w:val="20"/>
              </w:rPr>
              <w:t>0.35</w:t>
            </w:r>
          </w:p>
        </w:tc>
        <w:tc>
          <w:tcPr>
            <w:tcW w:w="957" w:type="dxa"/>
            <w:tcMar>
              <w:top w:w="0" w:type="dxa"/>
              <w:left w:w="45" w:type="dxa"/>
              <w:bottom w:w="0" w:type="dxa"/>
              <w:right w:w="45" w:type="dxa"/>
            </w:tcMar>
            <w:vAlign w:val="center"/>
            <w:hideMark/>
          </w:tcPr>
          <w:p w14:paraId="36CC2A2C" w14:textId="77777777" w:rsidR="00B31789" w:rsidRDefault="00B31789" w:rsidP="00155C9E">
            <w:pPr>
              <w:jc w:val="center"/>
              <w:rPr>
                <w:rFonts w:ascii="Arial" w:hAnsi="Arial" w:cs="Arial"/>
                <w:sz w:val="20"/>
                <w:szCs w:val="20"/>
              </w:rPr>
            </w:pPr>
            <w:r>
              <w:rPr>
                <w:rFonts w:ascii="Arial" w:hAnsi="Arial" w:cs="Arial"/>
                <w:sz w:val="20"/>
                <w:szCs w:val="20"/>
              </w:rPr>
              <w:t>24</w:t>
            </w:r>
          </w:p>
        </w:tc>
        <w:tc>
          <w:tcPr>
            <w:tcW w:w="871" w:type="dxa"/>
            <w:tcMar>
              <w:top w:w="0" w:type="dxa"/>
              <w:left w:w="45" w:type="dxa"/>
              <w:bottom w:w="0" w:type="dxa"/>
              <w:right w:w="45" w:type="dxa"/>
            </w:tcMar>
            <w:vAlign w:val="center"/>
            <w:hideMark/>
          </w:tcPr>
          <w:p w14:paraId="517AB133" w14:textId="77777777" w:rsidR="00B31789" w:rsidRDefault="00B31789" w:rsidP="00155C9E">
            <w:pPr>
              <w:jc w:val="center"/>
              <w:rPr>
                <w:rFonts w:ascii="Arial" w:hAnsi="Arial" w:cs="Arial"/>
                <w:sz w:val="20"/>
                <w:szCs w:val="20"/>
              </w:rPr>
            </w:pPr>
            <w:r>
              <w:rPr>
                <w:rFonts w:ascii="Arial" w:hAnsi="Arial" w:cs="Arial"/>
                <w:sz w:val="20"/>
                <w:szCs w:val="20"/>
              </w:rPr>
              <w:t>23.88</w:t>
            </w:r>
          </w:p>
        </w:tc>
        <w:tc>
          <w:tcPr>
            <w:tcW w:w="1092" w:type="dxa"/>
            <w:tcMar>
              <w:top w:w="0" w:type="dxa"/>
              <w:left w:w="45" w:type="dxa"/>
              <w:bottom w:w="0" w:type="dxa"/>
              <w:right w:w="45" w:type="dxa"/>
            </w:tcMar>
            <w:vAlign w:val="center"/>
            <w:hideMark/>
          </w:tcPr>
          <w:p w14:paraId="6AECDBD9" w14:textId="77777777" w:rsidR="00B31789" w:rsidRDefault="00B31789" w:rsidP="00155C9E">
            <w:pPr>
              <w:jc w:val="center"/>
              <w:rPr>
                <w:rFonts w:ascii="Arial" w:hAnsi="Arial" w:cs="Arial"/>
                <w:sz w:val="20"/>
                <w:szCs w:val="20"/>
              </w:rPr>
            </w:pPr>
            <w:r>
              <w:rPr>
                <w:rFonts w:ascii="Arial" w:hAnsi="Arial" w:cs="Arial"/>
                <w:sz w:val="20"/>
                <w:szCs w:val="20"/>
              </w:rPr>
              <w:t>24</w:t>
            </w:r>
          </w:p>
        </w:tc>
        <w:tc>
          <w:tcPr>
            <w:tcW w:w="947" w:type="dxa"/>
            <w:tcMar>
              <w:top w:w="0" w:type="dxa"/>
              <w:left w:w="45" w:type="dxa"/>
              <w:bottom w:w="0" w:type="dxa"/>
              <w:right w:w="45" w:type="dxa"/>
            </w:tcMar>
            <w:vAlign w:val="center"/>
            <w:hideMark/>
          </w:tcPr>
          <w:p w14:paraId="1BBB0A5F" w14:textId="77777777" w:rsidR="00B31789" w:rsidRDefault="00B31789" w:rsidP="00155C9E">
            <w:pPr>
              <w:jc w:val="center"/>
              <w:rPr>
                <w:rFonts w:ascii="Arial" w:hAnsi="Arial" w:cs="Arial"/>
                <w:sz w:val="20"/>
                <w:szCs w:val="20"/>
              </w:rPr>
            </w:pPr>
            <w:r>
              <w:rPr>
                <w:rFonts w:ascii="Arial" w:hAnsi="Arial" w:cs="Arial"/>
                <w:sz w:val="20"/>
                <w:szCs w:val="20"/>
              </w:rPr>
              <w:t>22.15</w:t>
            </w:r>
          </w:p>
        </w:tc>
        <w:tc>
          <w:tcPr>
            <w:tcW w:w="886" w:type="dxa"/>
            <w:tcMar>
              <w:top w:w="0" w:type="dxa"/>
              <w:left w:w="45" w:type="dxa"/>
              <w:bottom w:w="0" w:type="dxa"/>
              <w:right w:w="45" w:type="dxa"/>
            </w:tcMar>
            <w:vAlign w:val="center"/>
            <w:hideMark/>
          </w:tcPr>
          <w:p w14:paraId="71899FC6" w14:textId="77777777" w:rsidR="00B31789" w:rsidRDefault="00B31789" w:rsidP="00155C9E">
            <w:pPr>
              <w:jc w:val="center"/>
              <w:rPr>
                <w:rFonts w:ascii="Arial" w:hAnsi="Arial" w:cs="Arial"/>
                <w:sz w:val="20"/>
                <w:szCs w:val="20"/>
              </w:rPr>
            </w:pPr>
            <w:r>
              <w:rPr>
                <w:rFonts w:ascii="Arial" w:hAnsi="Arial" w:cs="Arial"/>
                <w:sz w:val="20"/>
                <w:szCs w:val="20"/>
              </w:rPr>
              <w:t>19</w:t>
            </w:r>
          </w:p>
        </w:tc>
        <w:tc>
          <w:tcPr>
            <w:tcW w:w="679" w:type="dxa"/>
            <w:tcMar>
              <w:top w:w="0" w:type="dxa"/>
              <w:left w:w="45" w:type="dxa"/>
              <w:bottom w:w="0" w:type="dxa"/>
              <w:right w:w="45" w:type="dxa"/>
            </w:tcMar>
            <w:vAlign w:val="center"/>
            <w:hideMark/>
          </w:tcPr>
          <w:p w14:paraId="47C350C9" w14:textId="77777777" w:rsidR="00B31789" w:rsidRDefault="00B31789" w:rsidP="00155C9E">
            <w:pPr>
              <w:jc w:val="center"/>
              <w:rPr>
                <w:rFonts w:ascii="Arial" w:hAnsi="Arial" w:cs="Arial"/>
                <w:sz w:val="20"/>
                <w:szCs w:val="20"/>
              </w:rPr>
            </w:pPr>
            <w:r>
              <w:rPr>
                <w:rFonts w:ascii="Arial" w:hAnsi="Arial" w:cs="Arial"/>
                <w:sz w:val="20"/>
                <w:szCs w:val="20"/>
              </w:rPr>
              <w:t>20.08</w:t>
            </w:r>
          </w:p>
        </w:tc>
        <w:tc>
          <w:tcPr>
            <w:tcW w:w="1151" w:type="dxa"/>
            <w:tcMar>
              <w:top w:w="0" w:type="dxa"/>
              <w:left w:w="45" w:type="dxa"/>
              <w:bottom w:w="0" w:type="dxa"/>
              <w:right w:w="45" w:type="dxa"/>
            </w:tcMar>
            <w:vAlign w:val="center"/>
            <w:hideMark/>
          </w:tcPr>
          <w:p w14:paraId="2AFF118D" w14:textId="77777777" w:rsidR="00B31789" w:rsidRDefault="00B31789" w:rsidP="00155C9E">
            <w:pPr>
              <w:jc w:val="center"/>
              <w:rPr>
                <w:rFonts w:ascii="Arial" w:hAnsi="Arial" w:cs="Arial"/>
                <w:sz w:val="20"/>
                <w:szCs w:val="20"/>
              </w:rPr>
            </w:pPr>
            <w:r>
              <w:rPr>
                <w:rFonts w:ascii="Arial" w:hAnsi="Arial" w:cs="Arial"/>
                <w:sz w:val="20"/>
                <w:szCs w:val="20"/>
              </w:rPr>
              <w:t>15</w:t>
            </w:r>
          </w:p>
        </w:tc>
        <w:tc>
          <w:tcPr>
            <w:tcW w:w="871" w:type="dxa"/>
            <w:tcMar>
              <w:top w:w="0" w:type="dxa"/>
              <w:left w:w="45" w:type="dxa"/>
              <w:bottom w:w="0" w:type="dxa"/>
              <w:right w:w="45" w:type="dxa"/>
            </w:tcMar>
            <w:vAlign w:val="center"/>
            <w:hideMark/>
          </w:tcPr>
          <w:p w14:paraId="16512298" w14:textId="77777777" w:rsidR="00B31789" w:rsidRDefault="00B31789" w:rsidP="00155C9E">
            <w:pPr>
              <w:jc w:val="center"/>
              <w:rPr>
                <w:rFonts w:ascii="Arial" w:hAnsi="Arial" w:cs="Arial"/>
                <w:sz w:val="20"/>
                <w:szCs w:val="20"/>
              </w:rPr>
            </w:pPr>
            <w:r>
              <w:rPr>
                <w:rFonts w:ascii="Arial" w:hAnsi="Arial" w:cs="Arial"/>
                <w:sz w:val="20"/>
                <w:szCs w:val="20"/>
              </w:rPr>
              <w:t>18.00</w:t>
            </w:r>
          </w:p>
        </w:tc>
      </w:tr>
      <w:tr w:rsidR="00B31789" w14:paraId="07426BE7" w14:textId="77777777" w:rsidTr="00382197">
        <w:trPr>
          <w:trHeight w:val="315"/>
          <w:tblCellSpacing w:w="0" w:type="dxa"/>
        </w:trPr>
        <w:tc>
          <w:tcPr>
            <w:tcW w:w="875" w:type="dxa"/>
            <w:tcMar>
              <w:top w:w="0" w:type="dxa"/>
              <w:left w:w="45" w:type="dxa"/>
              <w:bottom w:w="0" w:type="dxa"/>
              <w:right w:w="45" w:type="dxa"/>
            </w:tcMar>
            <w:vAlign w:val="center"/>
            <w:hideMark/>
          </w:tcPr>
          <w:p w14:paraId="07FC9F6C" w14:textId="77777777" w:rsidR="00B31789" w:rsidRPr="00155C9E" w:rsidRDefault="00B31789" w:rsidP="00155C9E">
            <w:pPr>
              <w:jc w:val="center"/>
              <w:rPr>
                <w:rFonts w:ascii="Roboto" w:hAnsi="Roboto" w:cs="Arial"/>
                <w:b/>
                <w:bCs/>
                <w:sz w:val="20"/>
                <w:szCs w:val="20"/>
              </w:rPr>
            </w:pPr>
            <w:r w:rsidRPr="00155C9E">
              <w:rPr>
                <w:rFonts w:ascii="Roboto" w:hAnsi="Roboto" w:cs="Arial"/>
                <w:b/>
                <w:bCs/>
                <w:sz w:val="20"/>
                <w:szCs w:val="20"/>
              </w:rPr>
              <w:t>Female</w:t>
            </w:r>
          </w:p>
        </w:tc>
        <w:tc>
          <w:tcPr>
            <w:tcW w:w="1380" w:type="dxa"/>
            <w:tcMar>
              <w:top w:w="0" w:type="dxa"/>
              <w:left w:w="45" w:type="dxa"/>
              <w:bottom w:w="0" w:type="dxa"/>
              <w:right w:w="45" w:type="dxa"/>
            </w:tcMar>
            <w:vAlign w:val="center"/>
            <w:hideMark/>
          </w:tcPr>
          <w:p w14:paraId="017CA51D" w14:textId="77777777" w:rsidR="00B31789" w:rsidRDefault="00B31789" w:rsidP="00155C9E">
            <w:pPr>
              <w:jc w:val="center"/>
              <w:rPr>
                <w:rFonts w:ascii="Arial" w:hAnsi="Arial" w:cs="Arial"/>
                <w:sz w:val="20"/>
                <w:szCs w:val="20"/>
              </w:rPr>
            </w:pPr>
            <w:r>
              <w:rPr>
                <w:rFonts w:ascii="Arial" w:hAnsi="Arial" w:cs="Arial"/>
                <w:sz w:val="20"/>
                <w:szCs w:val="20"/>
              </w:rPr>
              <w:t>267</w:t>
            </w:r>
          </w:p>
        </w:tc>
        <w:tc>
          <w:tcPr>
            <w:tcW w:w="606" w:type="dxa"/>
            <w:tcMar>
              <w:top w:w="0" w:type="dxa"/>
              <w:left w:w="45" w:type="dxa"/>
              <w:bottom w:w="0" w:type="dxa"/>
              <w:right w:w="45" w:type="dxa"/>
            </w:tcMar>
            <w:vAlign w:val="center"/>
            <w:hideMark/>
          </w:tcPr>
          <w:p w14:paraId="25D709D3" w14:textId="77777777" w:rsidR="00B31789" w:rsidRDefault="00B31789" w:rsidP="00155C9E">
            <w:pPr>
              <w:jc w:val="center"/>
              <w:rPr>
                <w:rFonts w:ascii="Arial" w:hAnsi="Arial" w:cs="Arial"/>
                <w:sz w:val="20"/>
                <w:szCs w:val="20"/>
              </w:rPr>
            </w:pPr>
            <w:r>
              <w:rPr>
                <w:rFonts w:ascii="Arial" w:hAnsi="Arial" w:cs="Arial"/>
                <w:sz w:val="20"/>
                <w:szCs w:val="20"/>
              </w:rPr>
              <w:t>68</w:t>
            </w:r>
          </w:p>
        </w:tc>
        <w:tc>
          <w:tcPr>
            <w:tcW w:w="977" w:type="dxa"/>
            <w:tcMar>
              <w:top w:w="0" w:type="dxa"/>
              <w:left w:w="45" w:type="dxa"/>
              <w:bottom w:w="0" w:type="dxa"/>
              <w:right w:w="45" w:type="dxa"/>
            </w:tcMar>
            <w:vAlign w:val="center"/>
            <w:hideMark/>
          </w:tcPr>
          <w:p w14:paraId="45A0B7A6" w14:textId="77777777" w:rsidR="00B31789" w:rsidRDefault="00B31789" w:rsidP="00155C9E">
            <w:pPr>
              <w:jc w:val="center"/>
              <w:rPr>
                <w:rFonts w:ascii="Arial" w:hAnsi="Arial" w:cs="Arial"/>
                <w:sz w:val="20"/>
                <w:szCs w:val="20"/>
              </w:rPr>
            </w:pPr>
            <w:r>
              <w:rPr>
                <w:rFonts w:ascii="Arial" w:hAnsi="Arial" w:cs="Arial"/>
                <w:sz w:val="20"/>
                <w:szCs w:val="20"/>
              </w:rPr>
              <w:t>0.65</w:t>
            </w:r>
          </w:p>
        </w:tc>
        <w:tc>
          <w:tcPr>
            <w:tcW w:w="957" w:type="dxa"/>
            <w:tcMar>
              <w:top w:w="0" w:type="dxa"/>
              <w:left w:w="45" w:type="dxa"/>
              <w:bottom w:w="0" w:type="dxa"/>
              <w:right w:w="45" w:type="dxa"/>
            </w:tcMar>
            <w:vAlign w:val="center"/>
            <w:hideMark/>
          </w:tcPr>
          <w:p w14:paraId="41B23209" w14:textId="77777777" w:rsidR="00B31789" w:rsidRDefault="00B31789" w:rsidP="00155C9E">
            <w:pPr>
              <w:jc w:val="center"/>
              <w:rPr>
                <w:rFonts w:ascii="Arial" w:hAnsi="Arial" w:cs="Arial"/>
                <w:sz w:val="20"/>
                <w:szCs w:val="20"/>
              </w:rPr>
            </w:pPr>
            <w:r>
              <w:rPr>
                <w:rFonts w:ascii="Arial" w:hAnsi="Arial" w:cs="Arial"/>
                <w:sz w:val="20"/>
                <w:szCs w:val="20"/>
              </w:rPr>
              <w:t>45</w:t>
            </w:r>
          </w:p>
        </w:tc>
        <w:tc>
          <w:tcPr>
            <w:tcW w:w="871" w:type="dxa"/>
            <w:tcMar>
              <w:top w:w="0" w:type="dxa"/>
              <w:left w:w="45" w:type="dxa"/>
              <w:bottom w:w="0" w:type="dxa"/>
              <w:right w:w="45" w:type="dxa"/>
            </w:tcMar>
            <w:vAlign w:val="center"/>
            <w:hideMark/>
          </w:tcPr>
          <w:p w14:paraId="6C365371" w14:textId="77777777" w:rsidR="00B31789" w:rsidRDefault="00B31789" w:rsidP="00155C9E">
            <w:pPr>
              <w:jc w:val="center"/>
              <w:rPr>
                <w:rFonts w:ascii="Arial" w:hAnsi="Arial" w:cs="Arial"/>
                <w:sz w:val="20"/>
                <w:szCs w:val="20"/>
              </w:rPr>
            </w:pPr>
            <w:r>
              <w:rPr>
                <w:rFonts w:ascii="Arial" w:hAnsi="Arial" w:cs="Arial"/>
                <w:sz w:val="20"/>
                <w:szCs w:val="20"/>
              </w:rPr>
              <w:t>45.12</w:t>
            </w:r>
          </w:p>
        </w:tc>
        <w:tc>
          <w:tcPr>
            <w:tcW w:w="1092" w:type="dxa"/>
            <w:tcMar>
              <w:top w:w="0" w:type="dxa"/>
              <w:left w:w="45" w:type="dxa"/>
              <w:bottom w:w="0" w:type="dxa"/>
              <w:right w:w="45" w:type="dxa"/>
            </w:tcMar>
            <w:vAlign w:val="center"/>
            <w:hideMark/>
          </w:tcPr>
          <w:p w14:paraId="7B2BFD86" w14:textId="77777777" w:rsidR="00B31789" w:rsidRDefault="00B31789" w:rsidP="00155C9E">
            <w:pPr>
              <w:jc w:val="center"/>
              <w:rPr>
                <w:rFonts w:ascii="Arial" w:hAnsi="Arial" w:cs="Arial"/>
                <w:sz w:val="20"/>
                <w:szCs w:val="20"/>
              </w:rPr>
            </w:pPr>
            <w:r>
              <w:rPr>
                <w:rFonts w:ascii="Arial" w:hAnsi="Arial" w:cs="Arial"/>
                <w:sz w:val="20"/>
                <w:szCs w:val="20"/>
              </w:rPr>
              <w:t>40</w:t>
            </w:r>
          </w:p>
        </w:tc>
        <w:tc>
          <w:tcPr>
            <w:tcW w:w="947" w:type="dxa"/>
            <w:tcMar>
              <w:top w:w="0" w:type="dxa"/>
              <w:left w:w="45" w:type="dxa"/>
              <w:bottom w:w="0" w:type="dxa"/>
              <w:right w:w="45" w:type="dxa"/>
            </w:tcMar>
            <w:vAlign w:val="center"/>
            <w:hideMark/>
          </w:tcPr>
          <w:p w14:paraId="61A9F809" w14:textId="77777777" w:rsidR="00B31789" w:rsidRDefault="00B31789" w:rsidP="00155C9E">
            <w:pPr>
              <w:jc w:val="center"/>
              <w:rPr>
                <w:rFonts w:ascii="Arial" w:hAnsi="Arial" w:cs="Arial"/>
                <w:sz w:val="20"/>
                <w:szCs w:val="20"/>
              </w:rPr>
            </w:pPr>
            <w:r>
              <w:rPr>
                <w:rFonts w:ascii="Arial" w:hAnsi="Arial" w:cs="Arial"/>
                <w:sz w:val="20"/>
                <w:szCs w:val="20"/>
              </w:rPr>
              <w:t>41.85</w:t>
            </w:r>
          </w:p>
        </w:tc>
        <w:tc>
          <w:tcPr>
            <w:tcW w:w="886" w:type="dxa"/>
            <w:tcMar>
              <w:top w:w="0" w:type="dxa"/>
              <w:left w:w="45" w:type="dxa"/>
              <w:bottom w:w="0" w:type="dxa"/>
              <w:right w:w="45" w:type="dxa"/>
            </w:tcMar>
            <w:vAlign w:val="center"/>
            <w:hideMark/>
          </w:tcPr>
          <w:p w14:paraId="509D62EF" w14:textId="77777777" w:rsidR="00B31789" w:rsidRDefault="00B31789" w:rsidP="00155C9E">
            <w:pPr>
              <w:jc w:val="center"/>
              <w:rPr>
                <w:rFonts w:ascii="Arial" w:hAnsi="Arial" w:cs="Arial"/>
                <w:sz w:val="20"/>
                <w:szCs w:val="20"/>
              </w:rPr>
            </w:pPr>
            <w:r>
              <w:rPr>
                <w:rFonts w:ascii="Arial" w:hAnsi="Arial" w:cs="Arial"/>
                <w:sz w:val="20"/>
                <w:szCs w:val="20"/>
              </w:rPr>
              <w:t>39</w:t>
            </w:r>
          </w:p>
        </w:tc>
        <w:tc>
          <w:tcPr>
            <w:tcW w:w="679" w:type="dxa"/>
            <w:tcMar>
              <w:top w:w="0" w:type="dxa"/>
              <w:left w:w="45" w:type="dxa"/>
              <w:bottom w:w="0" w:type="dxa"/>
              <w:right w:w="45" w:type="dxa"/>
            </w:tcMar>
            <w:vAlign w:val="center"/>
            <w:hideMark/>
          </w:tcPr>
          <w:p w14:paraId="40E959B8" w14:textId="77777777" w:rsidR="00B31789" w:rsidRDefault="00B31789" w:rsidP="00155C9E">
            <w:pPr>
              <w:jc w:val="center"/>
              <w:rPr>
                <w:rFonts w:ascii="Arial" w:hAnsi="Arial" w:cs="Arial"/>
                <w:sz w:val="20"/>
                <w:szCs w:val="20"/>
              </w:rPr>
            </w:pPr>
            <w:r>
              <w:rPr>
                <w:rFonts w:ascii="Arial" w:hAnsi="Arial" w:cs="Arial"/>
                <w:sz w:val="20"/>
                <w:szCs w:val="20"/>
              </w:rPr>
              <w:t>37.92</w:t>
            </w:r>
          </w:p>
        </w:tc>
        <w:tc>
          <w:tcPr>
            <w:tcW w:w="1151" w:type="dxa"/>
            <w:tcMar>
              <w:top w:w="0" w:type="dxa"/>
              <w:left w:w="45" w:type="dxa"/>
              <w:bottom w:w="0" w:type="dxa"/>
              <w:right w:w="45" w:type="dxa"/>
            </w:tcMar>
            <w:vAlign w:val="center"/>
            <w:hideMark/>
          </w:tcPr>
          <w:p w14:paraId="5323BB17" w14:textId="77777777" w:rsidR="00B31789" w:rsidRDefault="00B31789" w:rsidP="00155C9E">
            <w:pPr>
              <w:jc w:val="center"/>
              <w:rPr>
                <w:rFonts w:ascii="Arial" w:hAnsi="Arial" w:cs="Arial"/>
                <w:sz w:val="20"/>
                <w:szCs w:val="20"/>
              </w:rPr>
            </w:pPr>
            <w:r>
              <w:rPr>
                <w:rFonts w:ascii="Arial" w:hAnsi="Arial" w:cs="Arial"/>
                <w:sz w:val="20"/>
                <w:szCs w:val="20"/>
              </w:rPr>
              <w:t>37</w:t>
            </w:r>
          </w:p>
        </w:tc>
        <w:tc>
          <w:tcPr>
            <w:tcW w:w="871" w:type="dxa"/>
            <w:tcMar>
              <w:top w:w="0" w:type="dxa"/>
              <w:left w:w="45" w:type="dxa"/>
              <w:bottom w:w="0" w:type="dxa"/>
              <w:right w:w="45" w:type="dxa"/>
            </w:tcMar>
            <w:vAlign w:val="center"/>
            <w:hideMark/>
          </w:tcPr>
          <w:p w14:paraId="1CCD33A1" w14:textId="77777777" w:rsidR="00B31789" w:rsidRDefault="00B31789" w:rsidP="00155C9E">
            <w:pPr>
              <w:jc w:val="center"/>
              <w:rPr>
                <w:rFonts w:ascii="Arial" w:hAnsi="Arial" w:cs="Arial"/>
                <w:sz w:val="20"/>
                <w:szCs w:val="20"/>
              </w:rPr>
            </w:pPr>
            <w:r>
              <w:rPr>
                <w:rFonts w:ascii="Arial" w:hAnsi="Arial" w:cs="Arial"/>
                <w:sz w:val="20"/>
                <w:szCs w:val="20"/>
              </w:rPr>
              <w:t>34.00</w:t>
            </w:r>
          </w:p>
        </w:tc>
      </w:tr>
      <w:tr w:rsidR="00B31789" w14:paraId="686EEAB9" w14:textId="77777777" w:rsidTr="00382197">
        <w:trPr>
          <w:trHeight w:val="315"/>
          <w:tblCellSpacing w:w="0" w:type="dxa"/>
        </w:trPr>
        <w:tc>
          <w:tcPr>
            <w:tcW w:w="875" w:type="dxa"/>
            <w:tcMar>
              <w:top w:w="0" w:type="dxa"/>
              <w:left w:w="45" w:type="dxa"/>
              <w:bottom w:w="0" w:type="dxa"/>
              <w:right w:w="45" w:type="dxa"/>
            </w:tcMar>
            <w:vAlign w:val="center"/>
            <w:hideMark/>
          </w:tcPr>
          <w:p w14:paraId="1A322A2D" w14:textId="77777777" w:rsidR="00B31789" w:rsidRPr="00155C9E" w:rsidRDefault="00B31789" w:rsidP="00155C9E">
            <w:pPr>
              <w:jc w:val="center"/>
              <w:rPr>
                <w:rFonts w:ascii="Arial" w:hAnsi="Arial" w:cs="Arial"/>
                <w:b/>
                <w:bCs/>
                <w:sz w:val="20"/>
                <w:szCs w:val="20"/>
              </w:rPr>
            </w:pPr>
            <w:r w:rsidRPr="00155C9E">
              <w:rPr>
                <w:rFonts w:ascii="Arial" w:hAnsi="Arial" w:cs="Arial"/>
                <w:b/>
                <w:bCs/>
                <w:sz w:val="20"/>
                <w:szCs w:val="20"/>
              </w:rPr>
              <w:t>Total</w:t>
            </w:r>
          </w:p>
        </w:tc>
        <w:tc>
          <w:tcPr>
            <w:tcW w:w="1380" w:type="dxa"/>
            <w:tcMar>
              <w:top w:w="0" w:type="dxa"/>
              <w:left w:w="45" w:type="dxa"/>
              <w:bottom w:w="0" w:type="dxa"/>
              <w:right w:w="45" w:type="dxa"/>
            </w:tcMar>
            <w:vAlign w:val="center"/>
            <w:hideMark/>
          </w:tcPr>
          <w:p w14:paraId="1188CF1A" w14:textId="77777777" w:rsidR="00B31789" w:rsidRDefault="00B31789" w:rsidP="00155C9E">
            <w:pPr>
              <w:jc w:val="center"/>
              <w:rPr>
                <w:rFonts w:ascii="Arial" w:hAnsi="Arial" w:cs="Arial"/>
                <w:sz w:val="20"/>
                <w:szCs w:val="20"/>
              </w:rPr>
            </w:pPr>
            <w:r>
              <w:rPr>
                <w:rFonts w:ascii="Arial" w:hAnsi="Arial" w:cs="Arial"/>
                <w:sz w:val="20"/>
                <w:szCs w:val="20"/>
              </w:rPr>
              <w:t>537</w:t>
            </w:r>
          </w:p>
        </w:tc>
        <w:tc>
          <w:tcPr>
            <w:tcW w:w="606" w:type="dxa"/>
            <w:tcMar>
              <w:top w:w="0" w:type="dxa"/>
              <w:left w:w="45" w:type="dxa"/>
              <w:bottom w:w="0" w:type="dxa"/>
              <w:right w:w="45" w:type="dxa"/>
            </w:tcMar>
            <w:vAlign w:val="center"/>
            <w:hideMark/>
          </w:tcPr>
          <w:p w14:paraId="487DC840" w14:textId="77777777" w:rsidR="00B31789" w:rsidRDefault="00B31789" w:rsidP="00155C9E">
            <w:pPr>
              <w:jc w:val="center"/>
              <w:rPr>
                <w:rFonts w:ascii="Arial" w:hAnsi="Arial" w:cs="Arial"/>
                <w:sz w:val="20"/>
                <w:szCs w:val="20"/>
              </w:rPr>
            </w:pPr>
            <w:r>
              <w:rPr>
                <w:rFonts w:ascii="Arial" w:hAnsi="Arial" w:cs="Arial"/>
                <w:sz w:val="20"/>
                <w:szCs w:val="20"/>
              </w:rPr>
              <w:t>104</w:t>
            </w:r>
          </w:p>
        </w:tc>
        <w:tc>
          <w:tcPr>
            <w:tcW w:w="977" w:type="dxa"/>
            <w:tcMar>
              <w:top w:w="0" w:type="dxa"/>
              <w:left w:w="45" w:type="dxa"/>
              <w:bottom w:w="0" w:type="dxa"/>
              <w:right w:w="45" w:type="dxa"/>
            </w:tcMar>
            <w:vAlign w:val="center"/>
            <w:hideMark/>
          </w:tcPr>
          <w:p w14:paraId="1C7814BF" w14:textId="77777777" w:rsidR="00B31789" w:rsidRDefault="00B31789" w:rsidP="00155C9E">
            <w:pPr>
              <w:jc w:val="center"/>
              <w:rPr>
                <w:rFonts w:ascii="Arial" w:hAnsi="Arial" w:cs="Arial"/>
                <w:sz w:val="20"/>
                <w:szCs w:val="20"/>
              </w:rPr>
            </w:pPr>
            <w:r>
              <w:rPr>
                <w:rFonts w:ascii="Arial" w:hAnsi="Arial" w:cs="Arial"/>
                <w:sz w:val="20"/>
                <w:szCs w:val="20"/>
              </w:rPr>
              <w:t>1.00</w:t>
            </w:r>
          </w:p>
        </w:tc>
        <w:tc>
          <w:tcPr>
            <w:tcW w:w="1828" w:type="dxa"/>
            <w:gridSpan w:val="2"/>
            <w:tcMar>
              <w:top w:w="0" w:type="dxa"/>
              <w:left w:w="45" w:type="dxa"/>
              <w:bottom w:w="0" w:type="dxa"/>
              <w:right w:w="45" w:type="dxa"/>
            </w:tcMar>
            <w:vAlign w:val="center"/>
            <w:hideMark/>
          </w:tcPr>
          <w:p w14:paraId="45C0A087" w14:textId="77777777" w:rsidR="00B31789" w:rsidRDefault="00B31789" w:rsidP="00155C9E">
            <w:pPr>
              <w:jc w:val="center"/>
              <w:rPr>
                <w:rFonts w:ascii="Arial" w:hAnsi="Arial" w:cs="Arial"/>
                <w:sz w:val="20"/>
                <w:szCs w:val="20"/>
              </w:rPr>
            </w:pPr>
            <w:r>
              <w:rPr>
                <w:rFonts w:ascii="Arial" w:hAnsi="Arial" w:cs="Arial"/>
                <w:sz w:val="20"/>
                <w:szCs w:val="20"/>
              </w:rPr>
              <w:t>69</w:t>
            </w:r>
          </w:p>
        </w:tc>
        <w:tc>
          <w:tcPr>
            <w:tcW w:w="2039" w:type="dxa"/>
            <w:gridSpan w:val="2"/>
            <w:tcMar>
              <w:top w:w="0" w:type="dxa"/>
              <w:left w:w="45" w:type="dxa"/>
              <w:bottom w:w="0" w:type="dxa"/>
              <w:right w:w="45" w:type="dxa"/>
            </w:tcMar>
            <w:vAlign w:val="center"/>
            <w:hideMark/>
          </w:tcPr>
          <w:p w14:paraId="09DB3D47" w14:textId="77777777" w:rsidR="00B31789" w:rsidRDefault="00B31789" w:rsidP="00155C9E">
            <w:pPr>
              <w:jc w:val="center"/>
              <w:rPr>
                <w:rFonts w:ascii="Arial" w:hAnsi="Arial" w:cs="Arial"/>
                <w:sz w:val="20"/>
                <w:szCs w:val="20"/>
              </w:rPr>
            </w:pPr>
            <w:r>
              <w:rPr>
                <w:rFonts w:ascii="Arial" w:hAnsi="Arial" w:cs="Arial"/>
                <w:sz w:val="20"/>
                <w:szCs w:val="20"/>
              </w:rPr>
              <w:t>64</w:t>
            </w:r>
          </w:p>
        </w:tc>
        <w:tc>
          <w:tcPr>
            <w:tcW w:w="1565" w:type="dxa"/>
            <w:gridSpan w:val="2"/>
            <w:tcMar>
              <w:top w:w="0" w:type="dxa"/>
              <w:left w:w="45" w:type="dxa"/>
              <w:bottom w:w="0" w:type="dxa"/>
              <w:right w:w="45" w:type="dxa"/>
            </w:tcMar>
            <w:vAlign w:val="center"/>
            <w:hideMark/>
          </w:tcPr>
          <w:p w14:paraId="3ACA854A" w14:textId="77777777" w:rsidR="00B31789" w:rsidRDefault="00B31789" w:rsidP="00155C9E">
            <w:pPr>
              <w:jc w:val="center"/>
              <w:rPr>
                <w:rFonts w:ascii="Arial" w:hAnsi="Arial" w:cs="Arial"/>
                <w:sz w:val="20"/>
                <w:szCs w:val="20"/>
              </w:rPr>
            </w:pPr>
            <w:r>
              <w:rPr>
                <w:rFonts w:ascii="Arial" w:hAnsi="Arial" w:cs="Arial"/>
                <w:sz w:val="20"/>
                <w:szCs w:val="20"/>
              </w:rPr>
              <w:t>58</w:t>
            </w:r>
          </w:p>
        </w:tc>
        <w:tc>
          <w:tcPr>
            <w:tcW w:w="2022" w:type="dxa"/>
            <w:gridSpan w:val="2"/>
            <w:tcMar>
              <w:top w:w="0" w:type="dxa"/>
              <w:left w:w="45" w:type="dxa"/>
              <w:bottom w:w="0" w:type="dxa"/>
              <w:right w:w="45" w:type="dxa"/>
            </w:tcMar>
            <w:vAlign w:val="center"/>
            <w:hideMark/>
          </w:tcPr>
          <w:p w14:paraId="06684014" w14:textId="77777777" w:rsidR="00B31789" w:rsidRDefault="00B31789" w:rsidP="00155C9E">
            <w:pPr>
              <w:jc w:val="center"/>
              <w:rPr>
                <w:rFonts w:ascii="Arial" w:hAnsi="Arial" w:cs="Arial"/>
                <w:sz w:val="20"/>
                <w:szCs w:val="20"/>
              </w:rPr>
            </w:pPr>
            <w:r>
              <w:rPr>
                <w:rFonts w:ascii="Arial" w:hAnsi="Arial" w:cs="Arial"/>
                <w:sz w:val="20"/>
                <w:szCs w:val="20"/>
              </w:rPr>
              <w:t>52</w:t>
            </w:r>
          </w:p>
        </w:tc>
      </w:tr>
      <w:tr w:rsidR="00B31789" w14:paraId="62BE0ED5" w14:textId="77777777" w:rsidTr="00382197">
        <w:trPr>
          <w:trHeight w:val="315"/>
          <w:tblCellSpacing w:w="0" w:type="dxa"/>
        </w:trPr>
        <w:tc>
          <w:tcPr>
            <w:tcW w:w="875" w:type="dxa"/>
            <w:tcMar>
              <w:top w:w="0" w:type="dxa"/>
              <w:left w:w="45" w:type="dxa"/>
              <w:bottom w:w="0" w:type="dxa"/>
              <w:right w:w="45" w:type="dxa"/>
            </w:tcMar>
            <w:vAlign w:val="center"/>
            <w:hideMark/>
          </w:tcPr>
          <w:p w14:paraId="022FA28A" w14:textId="77777777" w:rsidR="00B31789" w:rsidRPr="00155C9E" w:rsidRDefault="00B31789" w:rsidP="00155C9E">
            <w:pPr>
              <w:jc w:val="center"/>
              <w:rPr>
                <w:rFonts w:ascii="Arial" w:hAnsi="Arial" w:cs="Arial"/>
                <w:b/>
                <w:bCs/>
                <w:sz w:val="20"/>
                <w:szCs w:val="20"/>
              </w:rPr>
            </w:pPr>
            <w:r w:rsidRPr="00155C9E">
              <w:rPr>
                <w:rFonts w:ascii="Arial" w:hAnsi="Arial" w:cs="Arial"/>
                <w:b/>
                <w:bCs/>
                <w:i/>
                <w:iCs/>
                <w:sz w:val="20"/>
                <w:szCs w:val="20"/>
              </w:rPr>
              <w:t>p</w:t>
            </w:r>
            <w:r w:rsidRPr="00155C9E">
              <w:rPr>
                <w:rFonts w:ascii="Arial" w:hAnsi="Arial" w:cs="Arial"/>
                <w:b/>
                <w:bCs/>
                <w:sz w:val="20"/>
                <w:szCs w:val="20"/>
              </w:rPr>
              <w:t>-value</w:t>
            </w:r>
          </w:p>
        </w:tc>
        <w:tc>
          <w:tcPr>
            <w:tcW w:w="1380" w:type="dxa"/>
            <w:tcMar>
              <w:top w:w="0" w:type="dxa"/>
              <w:left w:w="45" w:type="dxa"/>
              <w:bottom w:w="0" w:type="dxa"/>
              <w:right w:w="45" w:type="dxa"/>
            </w:tcMar>
            <w:vAlign w:val="center"/>
            <w:hideMark/>
          </w:tcPr>
          <w:p w14:paraId="787B27C0"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583" w:type="dxa"/>
            <w:gridSpan w:val="2"/>
            <w:tcMar>
              <w:top w:w="0" w:type="dxa"/>
              <w:left w:w="45" w:type="dxa"/>
              <w:bottom w:w="0" w:type="dxa"/>
              <w:right w:w="45" w:type="dxa"/>
            </w:tcMar>
            <w:vAlign w:val="center"/>
            <w:hideMark/>
          </w:tcPr>
          <w:p w14:paraId="27B0E39F" w14:textId="77777777" w:rsidR="00B31789" w:rsidRDefault="00B31789" w:rsidP="00155C9E">
            <w:pPr>
              <w:jc w:val="center"/>
              <w:rPr>
                <w:rFonts w:ascii="Arial" w:hAnsi="Arial" w:cs="Arial"/>
                <w:sz w:val="20"/>
                <w:szCs w:val="20"/>
              </w:rPr>
            </w:pPr>
            <w:r>
              <w:rPr>
                <w:rFonts w:ascii="Arial" w:hAnsi="Arial" w:cs="Arial"/>
                <w:sz w:val="20"/>
                <w:szCs w:val="20"/>
              </w:rPr>
              <w:t>N/A</w:t>
            </w:r>
          </w:p>
        </w:tc>
        <w:tc>
          <w:tcPr>
            <w:tcW w:w="1828" w:type="dxa"/>
            <w:gridSpan w:val="2"/>
            <w:tcMar>
              <w:top w:w="0" w:type="dxa"/>
              <w:left w:w="45" w:type="dxa"/>
              <w:bottom w:w="0" w:type="dxa"/>
              <w:right w:w="45" w:type="dxa"/>
            </w:tcMar>
            <w:vAlign w:val="center"/>
            <w:hideMark/>
          </w:tcPr>
          <w:p w14:paraId="48190056" w14:textId="77777777" w:rsidR="00B31789" w:rsidRDefault="00B31789" w:rsidP="00155C9E">
            <w:pPr>
              <w:jc w:val="center"/>
              <w:rPr>
                <w:rFonts w:ascii="Arial" w:hAnsi="Arial" w:cs="Arial"/>
                <w:sz w:val="20"/>
                <w:szCs w:val="20"/>
              </w:rPr>
            </w:pPr>
            <w:r>
              <w:rPr>
                <w:rFonts w:ascii="Arial" w:hAnsi="Arial" w:cs="Arial"/>
                <w:sz w:val="20"/>
                <w:szCs w:val="20"/>
              </w:rPr>
              <w:t>0.97671</w:t>
            </w:r>
          </w:p>
        </w:tc>
        <w:tc>
          <w:tcPr>
            <w:tcW w:w="2039" w:type="dxa"/>
            <w:gridSpan w:val="2"/>
            <w:tcMar>
              <w:top w:w="0" w:type="dxa"/>
              <w:left w:w="45" w:type="dxa"/>
              <w:bottom w:w="0" w:type="dxa"/>
              <w:right w:w="45" w:type="dxa"/>
            </w:tcMar>
            <w:vAlign w:val="center"/>
            <w:hideMark/>
          </w:tcPr>
          <w:p w14:paraId="022EB837" w14:textId="77777777" w:rsidR="00B31789" w:rsidRDefault="00B31789" w:rsidP="00155C9E">
            <w:pPr>
              <w:jc w:val="center"/>
              <w:rPr>
                <w:rFonts w:ascii="Arial" w:hAnsi="Arial" w:cs="Arial"/>
                <w:sz w:val="20"/>
                <w:szCs w:val="20"/>
              </w:rPr>
            </w:pPr>
            <w:r>
              <w:rPr>
                <w:rFonts w:ascii="Arial" w:hAnsi="Arial" w:cs="Arial"/>
                <w:sz w:val="20"/>
                <w:szCs w:val="20"/>
              </w:rPr>
              <w:t>0.62763</w:t>
            </w:r>
          </w:p>
        </w:tc>
        <w:tc>
          <w:tcPr>
            <w:tcW w:w="1565" w:type="dxa"/>
            <w:gridSpan w:val="2"/>
            <w:tcMar>
              <w:top w:w="0" w:type="dxa"/>
              <w:left w:w="45" w:type="dxa"/>
              <w:bottom w:w="0" w:type="dxa"/>
              <w:right w:w="45" w:type="dxa"/>
            </w:tcMar>
            <w:vAlign w:val="center"/>
            <w:hideMark/>
          </w:tcPr>
          <w:p w14:paraId="555DC8B5" w14:textId="77777777" w:rsidR="00B31789" w:rsidRDefault="00B31789" w:rsidP="00155C9E">
            <w:pPr>
              <w:jc w:val="center"/>
              <w:rPr>
                <w:rFonts w:ascii="Arial" w:hAnsi="Arial" w:cs="Arial"/>
                <w:sz w:val="20"/>
                <w:szCs w:val="20"/>
              </w:rPr>
            </w:pPr>
            <w:r>
              <w:rPr>
                <w:rFonts w:ascii="Arial" w:hAnsi="Arial" w:cs="Arial"/>
                <w:sz w:val="20"/>
                <w:szCs w:val="20"/>
              </w:rPr>
              <w:t>0.76629</w:t>
            </w:r>
          </w:p>
        </w:tc>
        <w:tc>
          <w:tcPr>
            <w:tcW w:w="2022" w:type="dxa"/>
            <w:gridSpan w:val="2"/>
            <w:tcMar>
              <w:top w:w="0" w:type="dxa"/>
              <w:left w:w="45" w:type="dxa"/>
              <w:bottom w:w="0" w:type="dxa"/>
              <w:right w:w="45" w:type="dxa"/>
            </w:tcMar>
            <w:vAlign w:val="center"/>
            <w:hideMark/>
          </w:tcPr>
          <w:p w14:paraId="09E9A07A" w14:textId="77777777" w:rsidR="00B31789" w:rsidRDefault="00B31789" w:rsidP="00155C9E">
            <w:pPr>
              <w:jc w:val="center"/>
              <w:rPr>
                <w:rFonts w:ascii="Arial" w:hAnsi="Arial" w:cs="Arial"/>
                <w:sz w:val="20"/>
                <w:szCs w:val="20"/>
              </w:rPr>
            </w:pPr>
            <w:r>
              <w:rPr>
                <w:rFonts w:ascii="Arial" w:hAnsi="Arial" w:cs="Arial"/>
                <w:sz w:val="20"/>
                <w:szCs w:val="20"/>
              </w:rPr>
              <w:t>0.38186</w:t>
            </w:r>
          </w:p>
        </w:tc>
      </w:tr>
    </w:tbl>
    <w:p w14:paraId="4521005A" w14:textId="7C44A937" w:rsidR="00B31789" w:rsidRDefault="00B31789" w:rsidP="00A657CF">
      <w:pPr>
        <w:spacing w:line="360" w:lineRule="auto"/>
        <w:jc w:val="both"/>
        <w:rPr>
          <w:rFonts w:ascii="Arial" w:eastAsia="Arial" w:hAnsi="Arial" w:cs="Arial"/>
          <w:iCs/>
          <w:sz w:val="22"/>
          <w:szCs w:val="22"/>
        </w:rPr>
      </w:pPr>
    </w:p>
    <w:p w14:paraId="711C8B5A" w14:textId="77777777" w:rsidR="00AA3A73" w:rsidRDefault="00AA3A73" w:rsidP="00A657CF">
      <w:pPr>
        <w:spacing w:line="360" w:lineRule="auto"/>
        <w:jc w:val="both"/>
        <w:rPr>
          <w:rFonts w:ascii="Arial" w:eastAsia="Arial" w:hAnsi="Arial" w:cs="Arial"/>
          <w:iCs/>
          <w:sz w:val="22"/>
          <w:szCs w:val="22"/>
        </w:rPr>
      </w:pPr>
    </w:p>
    <w:p w14:paraId="768F9342" w14:textId="36EE25E3" w:rsidR="009A2043" w:rsidRPr="00A3783C" w:rsidRDefault="009A2043" w:rsidP="00A1119E">
      <w:pPr>
        <w:spacing w:line="360" w:lineRule="auto"/>
        <w:jc w:val="both"/>
        <w:rPr>
          <w:rFonts w:ascii="Arial" w:eastAsia="Arial" w:hAnsi="Arial" w:cs="Arial"/>
          <w:iCs/>
          <w:sz w:val="22"/>
          <w:szCs w:val="22"/>
        </w:rPr>
      </w:pPr>
      <w:r w:rsidRPr="005D22D7">
        <w:rPr>
          <w:rFonts w:ascii="Arial" w:eastAsia="Arial" w:hAnsi="Arial" w:cs="Arial"/>
          <w:b/>
          <w:bCs/>
          <w:iCs/>
          <w:sz w:val="22"/>
          <w:szCs w:val="22"/>
        </w:rPr>
        <w:t xml:space="preserve">Table </w:t>
      </w:r>
      <w:r w:rsidR="0076145A">
        <w:rPr>
          <w:rFonts w:ascii="Arial" w:eastAsia="Arial" w:hAnsi="Arial" w:cs="Arial"/>
          <w:b/>
          <w:bCs/>
          <w:iCs/>
          <w:sz w:val="22"/>
          <w:szCs w:val="22"/>
        </w:rPr>
        <w:t>3</w:t>
      </w:r>
      <w:r>
        <w:rPr>
          <w:rFonts w:ascii="Arial" w:eastAsia="Arial" w:hAnsi="Arial" w:cs="Arial"/>
          <w:iCs/>
          <w:sz w:val="22"/>
          <w:szCs w:val="22"/>
        </w:rPr>
        <w:t>.</w:t>
      </w:r>
      <w:r w:rsidRPr="00A3783C">
        <w:rPr>
          <w:rFonts w:ascii="Arial" w:eastAsia="Arial" w:hAnsi="Arial" w:cs="Arial"/>
          <w:iCs/>
          <w:sz w:val="22"/>
          <w:szCs w:val="22"/>
        </w:rPr>
        <w:t xml:space="preserve"> </w:t>
      </w:r>
      <w:r w:rsidR="00BD5659">
        <w:rPr>
          <w:rFonts w:ascii="Arial" w:eastAsia="Arial" w:hAnsi="Arial" w:cs="Arial"/>
          <w:b/>
          <w:bCs/>
          <w:iCs/>
          <w:sz w:val="22"/>
          <w:szCs w:val="22"/>
        </w:rPr>
        <w:t xml:space="preserve">Comparison of benefit and harm experiences of treatment subjects during interventions. </w:t>
      </w:r>
      <w:r w:rsidR="005D0015">
        <w:rPr>
          <w:rFonts w:ascii="Arial" w:eastAsia="Arial" w:hAnsi="Arial" w:cs="Arial"/>
          <w:iCs/>
          <w:sz w:val="22"/>
          <w:szCs w:val="22"/>
        </w:rPr>
        <w:t>N</w:t>
      </w:r>
      <w:r w:rsidRPr="00A3783C">
        <w:rPr>
          <w:rFonts w:ascii="Arial" w:eastAsia="Arial" w:hAnsi="Arial" w:cs="Arial"/>
          <w:iCs/>
          <w:sz w:val="22"/>
          <w:szCs w:val="22"/>
        </w:rPr>
        <w:t xml:space="preserve">umber of subjects in the treatment group who saw a benefit or harm to their verbal and visual memory scores under other conditions, as compared to silence. </w:t>
      </w:r>
    </w:p>
    <w:tbl>
      <w:tblPr>
        <w:tblW w:w="9500" w:type="dxa"/>
        <w:tblLook w:val="04A0" w:firstRow="1" w:lastRow="0" w:firstColumn="1" w:lastColumn="0" w:noHBand="0" w:noVBand="1"/>
      </w:tblPr>
      <w:tblGrid>
        <w:gridCol w:w="1795"/>
        <w:gridCol w:w="1260"/>
        <w:gridCol w:w="1245"/>
        <w:gridCol w:w="1275"/>
        <w:gridCol w:w="1325"/>
        <w:gridCol w:w="1285"/>
        <w:gridCol w:w="1315"/>
      </w:tblGrid>
      <w:tr w:rsidR="00307365" w:rsidRPr="00A3783C" w14:paraId="25E6D249" w14:textId="77777777" w:rsidTr="00B31789">
        <w:trPr>
          <w:trHeight w:val="320"/>
        </w:trPr>
        <w:tc>
          <w:tcPr>
            <w:tcW w:w="179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FDAC9" w14:textId="77777777" w:rsidR="00307365" w:rsidRPr="00A3783C" w:rsidRDefault="00307365" w:rsidP="00155C9E">
            <w:pPr>
              <w:rPr>
                <w:rFonts w:ascii="Arial" w:hAnsi="Arial" w:cs="Arial"/>
                <w:color w:val="000000"/>
                <w:sz w:val="22"/>
                <w:szCs w:val="22"/>
              </w:rPr>
            </w:pPr>
            <w:r w:rsidRPr="00A3783C">
              <w:rPr>
                <w:rFonts w:ascii="Arial" w:hAnsi="Arial" w:cs="Arial"/>
                <w:color w:val="000000"/>
                <w:sz w:val="22"/>
                <w:szCs w:val="22"/>
              </w:rPr>
              <w:t> </w:t>
            </w:r>
          </w:p>
        </w:tc>
        <w:tc>
          <w:tcPr>
            <w:tcW w:w="250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CF92517" w14:textId="2BDAAD8A"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I</w:t>
            </w:r>
            <w:r w:rsidR="00307365" w:rsidRPr="00155C9E">
              <w:rPr>
                <w:rFonts w:ascii="Arial" w:hAnsi="Arial" w:cs="Arial"/>
                <w:b/>
                <w:bCs/>
                <w:color w:val="000000"/>
                <w:sz w:val="22"/>
                <w:szCs w:val="22"/>
              </w:rPr>
              <w:t>nstrumental music</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D10B58E" w14:textId="2AD1DDFF"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L</w:t>
            </w:r>
            <w:r w:rsidR="00307365" w:rsidRPr="00155C9E">
              <w:rPr>
                <w:rFonts w:ascii="Arial" w:hAnsi="Arial" w:cs="Arial"/>
                <w:b/>
                <w:bCs/>
                <w:color w:val="000000"/>
                <w:sz w:val="22"/>
                <w:szCs w:val="22"/>
              </w:rPr>
              <w:t>yrical music</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511C607" w14:textId="7D2B13DE" w:rsidR="00307365" w:rsidRPr="00155C9E" w:rsidRDefault="006F55B3" w:rsidP="00155C9E">
            <w:pPr>
              <w:jc w:val="center"/>
              <w:rPr>
                <w:rFonts w:ascii="Arial" w:hAnsi="Arial" w:cs="Arial"/>
                <w:b/>
                <w:bCs/>
                <w:color w:val="000000"/>
                <w:sz w:val="22"/>
                <w:szCs w:val="22"/>
              </w:rPr>
            </w:pPr>
            <w:r w:rsidRPr="00155C9E">
              <w:rPr>
                <w:rFonts w:ascii="Arial" w:hAnsi="Arial" w:cs="Arial"/>
                <w:b/>
                <w:bCs/>
                <w:color w:val="000000"/>
                <w:sz w:val="22"/>
                <w:szCs w:val="22"/>
              </w:rPr>
              <w:t>T</w:t>
            </w:r>
            <w:r w:rsidR="00307365" w:rsidRPr="00155C9E">
              <w:rPr>
                <w:rFonts w:ascii="Arial" w:hAnsi="Arial" w:cs="Arial"/>
                <w:b/>
                <w:bCs/>
                <w:color w:val="000000"/>
                <w:sz w:val="22"/>
                <w:szCs w:val="22"/>
              </w:rPr>
              <w:t>elevision</w:t>
            </w:r>
          </w:p>
        </w:tc>
      </w:tr>
      <w:tr w:rsidR="00307365" w:rsidRPr="00A3783C" w14:paraId="1151E3B9" w14:textId="77777777" w:rsidTr="00B31789">
        <w:trPr>
          <w:trHeight w:val="320"/>
        </w:trPr>
        <w:tc>
          <w:tcPr>
            <w:tcW w:w="1795" w:type="dxa"/>
            <w:vMerge/>
            <w:tcBorders>
              <w:top w:val="single" w:sz="4" w:space="0" w:color="auto"/>
              <w:left w:val="single" w:sz="4" w:space="0" w:color="auto"/>
              <w:bottom w:val="single" w:sz="4" w:space="0" w:color="auto"/>
              <w:right w:val="single" w:sz="4" w:space="0" w:color="auto"/>
            </w:tcBorders>
            <w:vAlign w:val="center"/>
            <w:hideMark/>
          </w:tcPr>
          <w:p w14:paraId="231E08E6" w14:textId="77777777" w:rsidR="00307365" w:rsidRPr="00A3783C" w:rsidRDefault="00307365" w:rsidP="00155C9E">
            <w:pPr>
              <w:rPr>
                <w:rFonts w:ascii="Arial" w:hAnsi="Arial" w:cs="Arial"/>
                <w:color w:val="000000"/>
                <w:sz w:val="22"/>
                <w:szCs w:val="22"/>
              </w:rPr>
            </w:pPr>
          </w:p>
        </w:tc>
        <w:tc>
          <w:tcPr>
            <w:tcW w:w="1260" w:type="dxa"/>
            <w:tcBorders>
              <w:top w:val="nil"/>
              <w:left w:val="nil"/>
              <w:bottom w:val="single" w:sz="4" w:space="0" w:color="auto"/>
              <w:right w:val="single" w:sz="4" w:space="0" w:color="auto"/>
            </w:tcBorders>
            <w:shd w:val="clear" w:color="auto" w:fill="auto"/>
            <w:noWrap/>
            <w:vAlign w:val="center"/>
            <w:hideMark/>
          </w:tcPr>
          <w:p w14:paraId="524812E1" w14:textId="55F712A8"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245" w:type="dxa"/>
            <w:tcBorders>
              <w:top w:val="nil"/>
              <w:left w:val="nil"/>
              <w:bottom w:val="single" w:sz="4" w:space="0" w:color="auto"/>
              <w:right w:val="single" w:sz="4" w:space="0" w:color="auto"/>
            </w:tcBorders>
            <w:shd w:val="clear" w:color="auto" w:fill="auto"/>
            <w:noWrap/>
            <w:vAlign w:val="center"/>
            <w:hideMark/>
          </w:tcPr>
          <w:p w14:paraId="32092BD7" w14:textId="78938CA7"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c>
          <w:tcPr>
            <w:tcW w:w="1275" w:type="dxa"/>
            <w:tcBorders>
              <w:top w:val="nil"/>
              <w:left w:val="nil"/>
              <w:bottom w:val="single" w:sz="4" w:space="0" w:color="auto"/>
              <w:right w:val="single" w:sz="4" w:space="0" w:color="auto"/>
            </w:tcBorders>
            <w:shd w:val="clear" w:color="auto" w:fill="auto"/>
            <w:noWrap/>
            <w:vAlign w:val="center"/>
            <w:hideMark/>
          </w:tcPr>
          <w:p w14:paraId="24E39260" w14:textId="0FDD8308"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325" w:type="dxa"/>
            <w:tcBorders>
              <w:top w:val="nil"/>
              <w:left w:val="nil"/>
              <w:bottom w:val="single" w:sz="4" w:space="0" w:color="auto"/>
              <w:right w:val="single" w:sz="4" w:space="0" w:color="auto"/>
            </w:tcBorders>
            <w:shd w:val="clear" w:color="auto" w:fill="auto"/>
            <w:noWrap/>
            <w:vAlign w:val="center"/>
            <w:hideMark/>
          </w:tcPr>
          <w:p w14:paraId="49733A5A" w14:textId="66BCA3CC"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c>
          <w:tcPr>
            <w:tcW w:w="1285" w:type="dxa"/>
            <w:tcBorders>
              <w:top w:val="nil"/>
              <w:left w:val="nil"/>
              <w:bottom w:val="single" w:sz="4" w:space="0" w:color="auto"/>
              <w:right w:val="single" w:sz="4" w:space="0" w:color="auto"/>
            </w:tcBorders>
            <w:shd w:val="clear" w:color="auto" w:fill="auto"/>
            <w:noWrap/>
            <w:vAlign w:val="center"/>
            <w:hideMark/>
          </w:tcPr>
          <w:p w14:paraId="6492617D" w14:textId="126C02FA"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B</w:t>
            </w:r>
            <w:r w:rsidR="00307365" w:rsidRPr="00A3783C">
              <w:rPr>
                <w:rFonts w:ascii="Arial" w:hAnsi="Arial" w:cs="Arial"/>
                <w:color w:val="000000"/>
                <w:sz w:val="22"/>
                <w:szCs w:val="22"/>
              </w:rPr>
              <w:t>enefit</w:t>
            </w:r>
          </w:p>
        </w:tc>
        <w:tc>
          <w:tcPr>
            <w:tcW w:w="1315" w:type="dxa"/>
            <w:tcBorders>
              <w:top w:val="nil"/>
              <w:left w:val="nil"/>
              <w:bottom w:val="single" w:sz="4" w:space="0" w:color="auto"/>
              <w:right w:val="single" w:sz="4" w:space="0" w:color="auto"/>
            </w:tcBorders>
            <w:shd w:val="clear" w:color="auto" w:fill="auto"/>
            <w:noWrap/>
            <w:vAlign w:val="center"/>
            <w:hideMark/>
          </w:tcPr>
          <w:p w14:paraId="5EB2ED99" w14:textId="61595714" w:rsidR="00307365" w:rsidRPr="00A3783C" w:rsidRDefault="006F55B3" w:rsidP="00155C9E">
            <w:pPr>
              <w:jc w:val="center"/>
              <w:rPr>
                <w:rFonts w:ascii="Arial" w:hAnsi="Arial" w:cs="Arial"/>
                <w:color w:val="000000"/>
                <w:sz w:val="22"/>
                <w:szCs w:val="22"/>
              </w:rPr>
            </w:pPr>
            <w:r>
              <w:rPr>
                <w:rFonts w:ascii="Arial" w:hAnsi="Arial" w:cs="Arial"/>
                <w:color w:val="000000"/>
                <w:sz w:val="22"/>
                <w:szCs w:val="22"/>
              </w:rPr>
              <w:t>H</w:t>
            </w:r>
            <w:r w:rsidR="00307365" w:rsidRPr="00A3783C">
              <w:rPr>
                <w:rFonts w:ascii="Arial" w:hAnsi="Arial" w:cs="Arial"/>
                <w:color w:val="000000"/>
                <w:sz w:val="22"/>
                <w:szCs w:val="22"/>
              </w:rPr>
              <w:t>arm</w:t>
            </w:r>
          </w:p>
        </w:tc>
      </w:tr>
      <w:tr w:rsidR="00307365" w:rsidRPr="00A3783C" w14:paraId="316A6753" w14:textId="77777777" w:rsidTr="00155C9E">
        <w:trPr>
          <w:trHeight w:val="32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D99DB38" w14:textId="77777777" w:rsidR="00307365" w:rsidRPr="00155C9E" w:rsidRDefault="00307365" w:rsidP="00155C9E">
            <w:pPr>
              <w:rPr>
                <w:rFonts w:ascii="Arial" w:hAnsi="Arial" w:cs="Arial"/>
                <w:b/>
                <w:bCs/>
                <w:color w:val="000000"/>
                <w:sz w:val="22"/>
                <w:szCs w:val="22"/>
              </w:rPr>
            </w:pPr>
            <w:r w:rsidRPr="00155C9E">
              <w:rPr>
                <w:rFonts w:ascii="Arial" w:hAnsi="Arial" w:cs="Arial"/>
                <w:b/>
                <w:bCs/>
                <w:color w:val="000000"/>
                <w:sz w:val="22"/>
                <w:szCs w:val="22"/>
              </w:rPr>
              <w:t>Verbal Memory</w:t>
            </w:r>
          </w:p>
        </w:tc>
        <w:tc>
          <w:tcPr>
            <w:tcW w:w="1260" w:type="dxa"/>
            <w:tcBorders>
              <w:top w:val="nil"/>
              <w:left w:val="nil"/>
              <w:bottom w:val="single" w:sz="4" w:space="0" w:color="auto"/>
              <w:right w:val="single" w:sz="4" w:space="0" w:color="auto"/>
            </w:tcBorders>
            <w:shd w:val="clear" w:color="auto" w:fill="auto"/>
            <w:noWrap/>
            <w:vAlign w:val="center"/>
            <w:hideMark/>
          </w:tcPr>
          <w:p w14:paraId="627BB0DC"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17</w:t>
            </w:r>
          </w:p>
        </w:tc>
        <w:tc>
          <w:tcPr>
            <w:tcW w:w="1245" w:type="dxa"/>
            <w:tcBorders>
              <w:top w:val="nil"/>
              <w:left w:val="nil"/>
              <w:bottom w:val="single" w:sz="4" w:space="0" w:color="auto"/>
              <w:right w:val="single" w:sz="4" w:space="0" w:color="auto"/>
            </w:tcBorders>
            <w:shd w:val="clear" w:color="auto" w:fill="auto"/>
            <w:noWrap/>
            <w:vAlign w:val="center"/>
            <w:hideMark/>
          </w:tcPr>
          <w:p w14:paraId="3E3CC6A2"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52</w:t>
            </w:r>
          </w:p>
        </w:tc>
        <w:tc>
          <w:tcPr>
            <w:tcW w:w="1275" w:type="dxa"/>
            <w:tcBorders>
              <w:top w:val="nil"/>
              <w:left w:val="nil"/>
              <w:bottom w:val="single" w:sz="4" w:space="0" w:color="auto"/>
              <w:right w:val="single" w:sz="4" w:space="0" w:color="auto"/>
            </w:tcBorders>
            <w:shd w:val="clear" w:color="auto" w:fill="auto"/>
            <w:noWrap/>
            <w:vAlign w:val="center"/>
            <w:hideMark/>
          </w:tcPr>
          <w:p w14:paraId="3C9CFF1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13</w:t>
            </w:r>
          </w:p>
        </w:tc>
        <w:tc>
          <w:tcPr>
            <w:tcW w:w="1325" w:type="dxa"/>
            <w:tcBorders>
              <w:top w:val="nil"/>
              <w:left w:val="nil"/>
              <w:bottom w:val="single" w:sz="4" w:space="0" w:color="auto"/>
              <w:right w:val="single" w:sz="4" w:space="0" w:color="auto"/>
            </w:tcBorders>
            <w:shd w:val="clear" w:color="auto" w:fill="auto"/>
            <w:noWrap/>
            <w:vAlign w:val="center"/>
            <w:hideMark/>
          </w:tcPr>
          <w:p w14:paraId="6DF388DF"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56</w:t>
            </w:r>
          </w:p>
        </w:tc>
        <w:tc>
          <w:tcPr>
            <w:tcW w:w="1285" w:type="dxa"/>
            <w:tcBorders>
              <w:top w:val="nil"/>
              <w:left w:val="nil"/>
              <w:bottom w:val="single" w:sz="4" w:space="0" w:color="auto"/>
              <w:right w:val="single" w:sz="4" w:space="0" w:color="auto"/>
            </w:tcBorders>
            <w:shd w:val="clear" w:color="auto" w:fill="auto"/>
            <w:noWrap/>
            <w:vAlign w:val="center"/>
            <w:hideMark/>
          </w:tcPr>
          <w:p w14:paraId="32D6B997"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11</w:t>
            </w:r>
          </w:p>
        </w:tc>
        <w:tc>
          <w:tcPr>
            <w:tcW w:w="1315" w:type="dxa"/>
            <w:tcBorders>
              <w:top w:val="nil"/>
              <w:left w:val="nil"/>
              <w:bottom w:val="single" w:sz="4" w:space="0" w:color="auto"/>
              <w:right w:val="single" w:sz="4" w:space="0" w:color="auto"/>
            </w:tcBorders>
            <w:shd w:val="clear" w:color="auto" w:fill="auto"/>
            <w:noWrap/>
            <w:vAlign w:val="center"/>
            <w:hideMark/>
          </w:tcPr>
          <w:p w14:paraId="729AA2F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58</w:t>
            </w:r>
          </w:p>
        </w:tc>
      </w:tr>
      <w:tr w:rsidR="00307365" w:rsidRPr="00A3783C" w14:paraId="202DC597" w14:textId="77777777" w:rsidTr="00155C9E">
        <w:trPr>
          <w:trHeight w:val="32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A0A9838" w14:textId="77777777" w:rsidR="00307365" w:rsidRPr="00155C9E" w:rsidRDefault="00307365" w:rsidP="00155C9E">
            <w:pPr>
              <w:rPr>
                <w:rFonts w:ascii="Arial" w:hAnsi="Arial" w:cs="Arial"/>
                <w:b/>
                <w:bCs/>
                <w:color w:val="000000"/>
                <w:sz w:val="22"/>
                <w:szCs w:val="22"/>
              </w:rPr>
            </w:pPr>
            <w:r w:rsidRPr="00155C9E">
              <w:rPr>
                <w:rFonts w:ascii="Arial" w:hAnsi="Arial" w:cs="Arial"/>
                <w:b/>
                <w:bCs/>
                <w:color w:val="000000"/>
                <w:sz w:val="22"/>
                <w:szCs w:val="22"/>
              </w:rPr>
              <w:t>Visual Memory</w:t>
            </w:r>
          </w:p>
        </w:tc>
        <w:tc>
          <w:tcPr>
            <w:tcW w:w="1260" w:type="dxa"/>
            <w:tcBorders>
              <w:top w:val="nil"/>
              <w:left w:val="nil"/>
              <w:bottom w:val="single" w:sz="4" w:space="0" w:color="auto"/>
              <w:right w:val="single" w:sz="4" w:space="0" w:color="auto"/>
            </w:tcBorders>
            <w:shd w:val="clear" w:color="auto" w:fill="auto"/>
            <w:noWrap/>
            <w:vAlign w:val="center"/>
            <w:hideMark/>
          </w:tcPr>
          <w:p w14:paraId="637E779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23</w:t>
            </w:r>
          </w:p>
        </w:tc>
        <w:tc>
          <w:tcPr>
            <w:tcW w:w="1245" w:type="dxa"/>
            <w:tcBorders>
              <w:top w:val="nil"/>
              <w:left w:val="nil"/>
              <w:bottom w:val="single" w:sz="4" w:space="0" w:color="auto"/>
              <w:right w:val="single" w:sz="4" w:space="0" w:color="auto"/>
            </w:tcBorders>
            <w:shd w:val="clear" w:color="auto" w:fill="auto"/>
            <w:noWrap/>
            <w:vAlign w:val="center"/>
            <w:hideMark/>
          </w:tcPr>
          <w:p w14:paraId="05BF584B"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46</w:t>
            </w:r>
          </w:p>
        </w:tc>
        <w:tc>
          <w:tcPr>
            <w:tcW w:w="1275" w:type="dxa"/>
            <w:tcBorders>
              <w:top w:val="nil"/>
              <w:left w:val="nil"/>
              <w:bottom w:val="single" w:sz="4" w:space="0" w:color="auto"/>
              <w:right w:val="single" w:sz="4" w:space="0" w:color="auto"/>
            </w:tcBorders>
            <w:shd w:val="clear" w:color="auto" w:fill="auto"/>
            <w:noWrap/>
            <w:vAlign w:val="center"/>
            <w:hideMark/>
          </w:tcPr>
          <w:p w14:paraId="18AAE6B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21</w:t>
            </w:r>
          </w:p>
        </w:tc>
        <w:tc>
          <w:tcPr>
            <w:tcW w:w="1325" w:type="dxa"/>
            <w:tcBorders>
              <w:top w:val="nil"/>
              <w:left w:val="nil"/>
              <w:bottom w:val="single" w:sz="4" w:space="0" w:color="auto"/>
              <w:right w:val="single" w:sz="4" w:space="0" w:color="auto"/>
            </w:tcBorders>
            <w:shd w:val="clear" w:color="auto" w:fill="auto"/>
            <w:noWrap/>
            <w:vAlign w:val="center"/>
            <w:hideMark/>
          </w:tcPr>
          <w:p w14:paraId="6F61365E"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48</w:t>
            </w:r>
          </w:p>
        </w:tc>
        <w:tc>
          <w:tcPr>
            <w:tcW w:w="1285" w:type="dxa"/>
            <w:tcBorders>
              <w:top w:val="nil"/>
              <w:left w:val="nil"/>
              <w:bottom w:val="single" w:sz="4" w:space="0" w:color="auto"/>
              <w:right w:val="single" w:sz="4" w:space="0" w:color="auto"/>
            </w:tcBorders>
            <w:shd w:val="clear" w:color="auto" w:fill="auto"/>
            <w:noWrap/>
            <w:vAlign w:val="center"/>
            <w:hideMark/>
          </w:tcPr>
          <w:p w14:paraId="7F6FB014"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24</w:t>
            </w:r>
          </w:p>
        </w:tc>
        <w:tc>
          <w:tcPr>
            <w:tcW w:w="1315" w:type="dxa"/>
            <w:tcBorders>
              <w:top w:val="nil"/>
              <w:left w:val="nil"/>
              <w:bottom w:val="single" w:sz="4" w:space="0" w:color="auto"/>
              <w:right w:val="single" w:sz="4" w:space="0" w:color="auto"/>
            </w:tcBorders>
            <w:shd w:val="clear" w:color="auto" w:fill="auto"/>
            <w:noWrap/>
            <w:vAlign w:val="center"/>
            <w:hideMark/>
          </w:tcPr>
          <w:p w14:paraId="7AC2D9E3" w14:textId="77777777" w:rsidR="00307365" w:rsidRPr="00A3783C" w:rsidRDefault="00307365" w:rsidP="00155C9E">
            <w:pPr>
              <w:jc w:val="center"/>
              <w:rPr>
                <w:rFonts w:ascii="Arial" w:hAnsi="Arial" w:cs="Arial"/>
                <w:color w:val="000000"/>
                <w:sz w:val="22"/>
                <w:szCs w:val="22"/>
              </w:rPr>
            </w:pPr>
            <w:r w:rsidRPr="00A3783C">
              <w:rPr>
                <w:rFonts w:ascii="Arial" w:hAnsi="Arial" w:cs="Arial"/>
                <w:color w:val="000000"/>
                <w:sz w:val="22"/>
                <w:szCs w:val="22"/>
              </w:rPr>
              <w:t>45</w:t>
            </w:r>
          </w:p>
        </w:tc>
      </w:tr>
    </w:tbl>
    <w:p w14:paraId="09948E59" w14:textId="68545998" w:rsidR="009076AB" w:rsidRDefault="009076AB" w:rsidP="008F0BF7">
      <w:pPr>
        <w:spacing w:line="360" w:lineRule="auto"/>
        <w:rPr>
          <w:rFonts w:ascii="Arial" w:hAnsi="Arial" w:cs="Arial"/>
          <w:sz w:val="22"/>
          <w:szCs w:val="22"/>
        </w:rPr>
      </w:pPr>
    </w:p>
    <w:p w14:paraId="06FE0E1D" w14:textId="5B70259B" w:rsidR="00EB1ACA" w:rsidRDefault="00EB1ACA" w:rsidP="008F0BF7">
      <w:pPr>
        <w:spacing w:line="360" w:lineRule="auto"/>
        <w:rPr>
          <w:rFonts w:ascii="Arial" w:hAnsi="Arial" w:cs="Arial"/>
          <w:sz w:val="22"/>
          <w:szCs w:val="22"/>
        </w:rPr>
      </w:pPr>
    </w:p>
    <w:p w14:paraId="785F988D" w14:textId="6113EBCF" w:rsidR="00EB1ACA" w:rsidRDefault="00EB1ACA">
      <w:pPr>
        <w:rPr>
          <w:rFonts w:ascii="Arial" w:hAnsi="Arial" w:cs="Arial"/>
          <w:sz w:val="22"/>
          <w:szCs w:val="22"/>
        </w:rPr>
      </w:pPr>
      <w:r>
        <w:rPr>
          <w:rFonts w:ascii="Arial" w:hAnsi="Arial" w:cs="Arial"/>
          <w:sz w:val="22"/>
          <w:szCs w:val="22"/>
        </w:rPr>
        <w:br w:type="page"/>
      </w:r>
    </w:p>
    <w:p w14:paraId="6640F14F" w14:textId="659CC55F" w:rsidR="00EB1ACA" w:rsidRPr="00EB1ACA" w:rsidRDefault="00EB1ACA" w:rsidP="00BB12E0">
      <w:pPr>
        <w:spacing w:line="360" w:lineRule="auto"/>
        <w:rPr>
          <w:rFonts w:ascii="Arial" w:hAnsi="Arial" w:cs="Arial"/>
          <w:b/>
          <w:bCs/>
          <w:sz w:val="22"/>
          <w:szCs w:val="22"/>
        </w:rPr>
      </w:pPr>
      <w:r>
        <w:rPr>
          <w:rFonts w:ascii="Arial" w:hAnsi="Arial" w:cs="Arial"/>
          <w:b/>
          <w:bCs/>
          <w:sz w:val="22"/>
          <w:szCs w:val="22"/>
        </w:rPr>
        <w:lastRenderedPageBreak/>
        <w:t>APPENDIX</w:t>
      </w:r>
    </w:p>
    <w:p w14:paraId="2879B96B" w14:textId="77777777" w:rsidR="00EB1ACA" w:rsidRDefault="00EB1ACA" w:rsidP="008F0BF7">
      <w:pPr>
        <w:spacing w:line="360" w:lineRule="auto"/>
        <w:rPr>
          <w:rFonts w:ascii="Arial" w:hAnsi="Arial" w:cs="Arial"/>
          <w:sz w:val="22"/>
          <w:szCs w:val="22"/>
        </w:rPr>
      </w:pPr>
    </w:p>
    <w:p w14:paraId="3D885334" w14:textId="32DE920A" w:rsidR="00E532D0" w:rsidRDefault="00BD2688" w:rsidP="008F0BF7">
      <w:pPr>
        <w:spacing w:line="360" w:lineRule="auto"/>
        <w:rPr>
          <w:rFonts w:ascii="Arial" w:hAnsi="Arial" w:cs="Arial"/>
          <w:sz w:val="22"/>
          <w:szCs w:val="22"/>
        </w:rPr>
      </w:pPr>
      <w:r>
        <w:rPr>
          <w:rFonts w:ascii="Arial" w:hAnsi="Arial" w:cs="Arial"/>
          <w:noProof/>
          <w:sz w:val="22"/>
          <w:szCs w:val="22"/>
        </w:rPr>
        <w:drawing>
          <wp:inline distT="0" distB="0" distL="0" distR="0" wp14:anchorId="1F954667" wp14:editId="5E1E7E4D">
            <wp:extent cx="5181600" cy="6769100"/>
            <wp:effectExtent l="0" t="0" r="0" b="0"/>
            <wp:docPr id="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urve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81600" cy="6769100"/>
                    </a:xfrm>
                    <a:prstGeom prst="rect">
                      <a:avLst/>
                    </a:prstGeom>
                  </pic:spPr>
                </pic:pic>
              </a:graphicData>
            </a:graphic>
          </wp:inline>
        </w:drawing>
      </w:r>
    </w:p>
    <w:p w14:paraId="61EF3205" w14:textId="7E858245" w:rsidR="00E532D0" w:rsidRPr="00BD2688" w:rsidRDefault="00740F74" w:rsidP="008F0BF7">
      <w:pPr>
        <w:spacing w:line="360" w:lineRule="auto"/>
        <w:rPr>
          <w:rFonts w:ascii="Arial" w:hAnsi="Arial" w:cs="Arial"/>
          <w:sz w:val="22"/>
          <w:szCs w:val="22"/>
        </w:rPr>
      </w:pPr>
      <w:r>
        <w:rPr>
          <w:rFonts w:ascii="Arial" w:hAnsi="Arial" w:cs="Arial"/>
          <w:b/>
          <w:bCs/>
          <w:sz w:val="22"/>
          <w:szCs w:val="22"/>
        </w:rPr>
        <w:t>Figure S</w:t>
      </w:r>
      <w:r w:rsidR="00BD2688">
        <w:rPr>
          <w:rFonts w:ascii="Arial" w:hAnsi="Arial" w:cs="Arial"/>
          <w:b/>
          <w:bCs/>
          <w:sz w:val="22"/>
          <w:szCs w:val="22"/>
        </w:rPr>
        <w:t>1</w:t>
      </w:r>
      <w:r w:rsidR="00E532D0">
        <w:rPr>
          <w:rFonts w:ascii="Arial" w:hAnsi="Arial" w:cs="Arial"/>
          <w:b/>
          <w:bCs/>
          <w:sz w:val="22"/>
          <w:szCs w:val="22"/>
        </w:rPr>
        <w:t xml:space="preserve">. Pre-intervention survey completed by all subjects. </w:t>
      </w:r>
    </w:p>
    <w:p w14:paraId="2313938A" w14:textId="77777777" w:rsidR="00E532D0" w:rsidRDefault="00EB1ACA" w:rsidP="008F0BF7">
      <w:pPr>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2481DE57" wp14:editId="3A802861">
            <wp:extent cx="405511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055110" cy="8229600"/>
                    </a:xfrm>
                    <a:prstGeom prst="rect">
                      <a:avLst/>
                    </a:prstGeom>
                  </pic:spPr>
                </pic:pic>
              </a:graphicData>
            </a:graphic>
          </wp:inline>
        </w:drawing>
      </w:r>
    </w:p>
    <w:p w14:paraId="183EDB70" w14:textId="7C29C84F" w:rsidR="00E532D0" w:rsidRPr="00E532D0" w:rsidRDefault="00740F74" w:rsidP="008F0BF7">
      <w:pPr>
        <w:spacing w:line="360" w:lineRule="auto"/>
        <w:rPr>
          <w:rFonts w:ascii="Arial" w:hAnsi="Arial" w:cs="Arial"/>
          <w:sz w:val="22"/>
          <w:szCs w:val="22"/>
        </w:rPr>
      </w:pPr>
      <w:r>
        <w:rPr>
          <w:rFonts w:ascii="Arial" w:hAnsi="Arial" w:cs="Arial"/>
          <w:b/>
          <w:bCs/>
          <w:sz w:val="22"/>
          <w:szCs w:val="22"/>
        </w:rPr>
        <w:lastRenderedPageBreak/>
        <w:t>Figure S</w:t>
      </w:r>
      <w:r w:rsidR="00BD2688">
        <w:rPr>
          <w:rFonts w:ascii="Arial" w:hAnsi="Arial" w:cs="Arial"/>
          <w:b/>
          <w:bCs/>
          <w:sz w:val="22"/>
          <w:szCs w:val="22"/>
        </w:rPr>
        <w:t>2</w:t>
      </w:r>
      <w:r w:rsidR="00E532D0">
        <w:rPr>
          <w:rFonts w:ascii="Arial" w:hAnsi="Arial" w:cs="Arial"/>
          <w:b/>
          <w:bCs/>
          <w:sz w:val="22"/>
          <w:szCs w:val="22"/>
        </w:rPr>
        <w:t xml:space="preserve">. Questionnaire completed by all subjects in the control group. </w:t>
      </w:r>
    </w:p>
    <w:p w14:paraId="2D08E71C" w14:textId="77777777" w:rsidR="00E532D0" w:rsidRDefault="00E532D0" w:rsidP="008F0BF7">
      <w:pPr>
        <w:spacing w:line="360" w:lineRule="auto"/>
        <w:rPr>
          <w:rFonts w:ascii="Arial" w:hAnsi="Arial" w:cs="Arial"/>
          <w:sz w:val="22"/>
          <w:szCs w:val="22"/>
        </w:rPr>
      </w:pPr>
    </w:p>
    <w:p w14:paraId="6E668563" w14:textId="15CB38DE" w:rsidR="00EB1ACA" w:rsidRDefault="00EB1ACA" w:rsidP="008F0BF7">
      <w:pPr>
        <w:spacing w:line="360" w:lineRule="auto"/>
        <w:rPr>
          <w:rFonts w:ascii="Arial" w:hAnsi="Arial" w:cs="Arial"/>
          <w:sz w:val="22"/>
          <w:szCs w:val="22"/>
        </w:rPr>
      </w:pPr>
      <w:r>
        <w:rPr>
          <w:rFonts w:ascii="Arial" w:hAnsi="Arial" w:cs="Arial"/>
          <w:noProof/>
          <w:sz w:val="22"/>
          <w:szCs w:val="22"/>
        </w:rPr>
        <w:drawing>
          <wp:inline distT="0" distB="0" distL="0" distR="0" wp14:anchorId="409B9B6C" wp14:editId="04F23E0D">
            <wp:extent cx="4876800" cy="518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876800" cy="5181600"/>
                    </a:xfrm>
                    <a:prstGeom prst="rect">
                      <a:avLst/>
                    </a:prstGeom>
                  </pic:spPr>
                </pic:pic>
              </a:graphicData>
            </a:graphic>
          </wp:inline>
        </w:drawing>
      </w:r>
    </w:p>
    <w:p w14:paraId="30514ABB" w14:textId="30A5D349" w:rsidR="00E532D0" w:rsidRPr="00E532D0" w:rsidRDefault="00740F74" w:rsidP="008F0BF7">
      <w:pPr>
        <w:spacing w:line="360" w:lineRule="auto"/>
        <w:rPr>
          <w:rFonts w:ascii="Arial" w:hAnsi="Arial" w:cs="Arial"/>
          <w:b/>
          <w:bCs/>
          <w:sz w:val="22"/>
          <w:szCs w:val="22"/>
        </w:rPr>
      </w:pPr>
      <w:r>
        <w:rPr>
          <w:rFonts w:ascii="Arial" w:hAnsi="Arial" w:cs="Arial"/>
          <w:b/>
          <w:bCs/>
          <w:sz w:val="22"/>
          <w:szCs w:val="22"/>
        </w:rPr>
        <w:t>Figure S</w:t>
      </w:r>
      <w:r w:rsidR="00BD2688">
        <w:rPr>
          <w:rFonts w:ascii="Arial" w:hAnsi="Arial" w:cs="Arial"/>
          <w:b/>
          <w:bCs/>
          <w:sz w:val="22"/>
          <w:szCs w:val="22"/>
        </w:rPr>
        <w:t>3</w:t>
      </w:r>
      <w:r w:rsidR="00E532D0">
        <w:rPr>
          <w:rFonts w:ascii="Arial" w:hAnsi="Arial" w:cs="Arial"/>
          <w:b/>
          <w:bCs/>
          <w:sz w:val="22"/>
          <w:szCs w:val="22"/>
        </w:rPr>
        <w:t xml:space="preserve">. Post-intervention follow-up survey completed by all subjects. </w:t>
      </w:r>
    </w:p>
    <w:sectPr w:rsidR="00E532D0" w:rsidRPr="00E532D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dakovic, Aleksandar" w:date="2024-01-30T21:31:00Z" w:initials="AR">
    <w:p w14:paraId="08880B7A" w14:textId="77777777" w:rsidR="0015667D" w:rsidRDefault="0015667D" w:rsidP="0015667D">
      <w:r>
        <w:rPr>
          <w:rStyle w:val="CommentReference"/>
        </w:rPr>
        <w:annotationRef/>
      </w:r>
      <w:r>
        <w:rPr>
          <w:color w:val="000000"/>
          <w:sz w:val="20"/>
          <w:szCs w:val="20"/>
        </w:rPr>
        <w:t>We previously asked you to remove the t/z/F-values. Please ensure that these are removed throughout the manuscript. They really are not necessary in the main text, and they end up adding too much information in the end.</w:t>
      </w:r>
    </w:p>
  </w:comment>
  <w:comment w:id="1" w:author="Radakovic, Aleksandar" w:date="2024-01-30T21:28:00Z" w:initials="AR">
    <w:p w14:paraId="2A9FA07F" w14:textId="6AE22DE9" w:rsidR="00F81E70" w:rsidRDefault="00F81E70" w:rsidP="00F81E70">
      <w:r>
        <w:rPr>
          <w:rStyle w:val="CommentReference"/>
        </w:rPr>
        <w:annotationRef/>
      </w:r>
      <w:r>
        <w:rPr>
          <w:color w:val="000000"/>
          <w:sz w:val="20"/>
          <w:szCs w:val="20"/>
        </w:rPr>
        <w:t>Please remove all https:// that are in front of website URLs.</w:t>
      </w:r>
    </w:p>
  </w:comment>
  <w:comment w:id="3" w:author="Radakovic, Aleksandar" w:date="2024-01-30T21:30:00Z" w:initials="AR">
    <w:p w14:paraId="1D1DD6BB" w14:textId="77777777" w:rsidR="00F81E70" w:rsidRDefault="00F81E70" w:rsidP="00F81E70">
      <w:r>
        <w:rPr>
          <w:rStyle w:val="CommentReference"/>
        </w:rPr>
        <w:annotationRef/>
      </w:r>
      <w:r>
        <w:rPr>
          <w:color w:val="000000"/>
          <w:sz w:val="20"/>
          <w:szCs w:val="20"/>
        </w:rPr>
        <w:t>Leave the DOI hyperlinks that I inserted.</w:t>
      </w:r>
    </w:p>
  </w:comment>
  <w:comment w:id="65" w:author="Radakovic, Aleksandar" w:date="2024-01-30T21:33:00Z" w:initials="AR">
    <w:p w14:paraId="4DFA8D94" w14:textId="77777777" w:rsidR="008E62F0" w:rsidRDefault="008E62F0" w:rsidP="008E62F0">
      <w:r>
        <w:rPr>
          <w:rStyle w:val="CommentReference"/>
        </w:rPr>
        <w:annotationRef/>
      </w:r>
      <w:r>
        <w:rPr>
          <w:color w:val="000000"/>
          <w:sz w:val="20"/>
          <w:szCs w:val="20"/>
        </w:rPr>
        <w:t xml:space="preserve">The Figure caption should contain all of the information that is necessary to comprehend the Figure without referring back to the main text. For instance, the major deficiency here is that you do not tell us what statistical test you performed. That information is essential and has to be in the figure caption. Please ensure that you fix this throughout the rest of the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80B7A" w15:done="0"/>
  <w15:commentEx w15:paraId="2A9FA07F" w15:done="0"/>
  <w15:commentEx w15:paraId="1D1DD6BB" w15:done="0"/>
  <w15:commentEx w15:paraId="4DFA8D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1FADFA" w16cex:dateUtc="2024-01-31T03:31:00Z"/>
  <w16cex:commentExtensible w16cex:durableId="137039A3" w16cex:dateUtc="2024-01-31T03:28:00Z"/>
  <w16cex:commentExtensible w16cex:durableId="110124E7" w16cex:dateUtc="2024-01-31T03:30:00Z"/>
  <w16cex:commentExtensible w16cex:durableId="7CD31FFF" w16cex:dateUtc="2024-01-31T0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80B7A" w16cid:durableId="071FADFA"/>
  <w16cid:commentId w16cid:paraId="2A9FA07F" w16cid:durableId="137039A3"/>
  <w16cid:commentId w16cid:paraId="1D1DD6BB" w16cid:durableId="110124E7"/>
  <w16cid:commentId w16cid:paraId="4DFA8D94" w16cid:durableId="7CD31F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3FDAB" w14:textId="77777777" w:rsidR="006424A7" w:rsidRDefault="006424A7" w:rsidP="00382197">
      <w:r>
        <w:separator/>
      </w:r>
    </w:p>
  </w:endnote>
  <w:endnote w:type="continuationSeparator" w:id="0">
    <w:p w14:paraId="1B3DA7A0" w14:textId="77777777" w:rsidR="006424A7" w:rsidRDefault="006424A7" w:rsidP="00382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55051" w14:textId="77777777" w:rsidR="006424A7" w:rsidRDefault="006424A7" w:rsidP="00382197">
      <w:r>
        <w:separator/>
      </w:r>
    </w:p>
  </w:footnote>
  <w:footnote w:type="continuationSeparator" w:id="0">
    <w:p w14:paraId="73CB52C4" w14:textId="77777777" w:rsidR="006424A7" w:rsidRDefault="006424A7" w:rsidP="003821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E385C"/>
    <w:multiLevelType w:val="hybridMultilevel"/>
    <w:tmpl w:val="6C708F06"/>
    <w:lvl w:ilvl="0" w:tplc="6EB0D1DA">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F1B1E"/>
    <w:multiLevelType w:val="hybridMultilevel"/>
    <w:tmpl w:val="D54AFC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636DEE"/>
    <w:multiLevelType w:val="hybridMultilevel"/>
    <w:tmpl w:val="BD3C2E48"/>
    <w:lvl w:ilvl="0" w:tplc="FCE23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F74A2"/>
    <w:multiLevelType w:val="hybridMultilevel"/>
    <w:tmpl w:val="A8B6EF6C"/>
    <w:lvl w:ilvl="0" w:tplc="87986362">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75270">
    <w:abstractNumId w:val="0"/>
  </w:num>
  <w:num w:numId="2" w16cid:durableId="1197081298">
    <w:abstractNumId w:val="1"/>
  </w:num>
  <w:num w:numId="3" w16cid:durableId="10573725">
    <w:abstractNumId w:val="3"/>
  </w:num>
  <w:num w:numId="4" w16cid:durableId="5077217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dakovic, Aleksandar">
    <w15:presenceInfo w15:providerId="AD" w15:userId="S::aradakovic@fas.harvard.edu::91e75d59-9061-46d3-aac2-2005b6e4aa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zE0t7A0M7cwNDFW0lEKTi0uzszPAykwrAUAKqopwiwAAAA="/>
  </w:docVars>
  <w:rsids>
    <w:rsidRoot w:val="001C052B"/>
    <w:rsid w:val="00004025"/>
    <w:rsid w:val="00004329"/>
    <w:rsid w:val="00004D2F"/>
    <w:rsid w:val="00013578"/>
    <w:rsid w:val="00015564"/>
    <w:rsid w:val="00015F18"/>
    <w:rsid w:val="00016178"/>
    <w:rsid w:val="00016829"/>
    <w:rsid w:val="00016C61"/>
    <w:rsid w:val="00031D37"/>
    <w:rsid w:val="00031E1C"/>
    <w:rsid w:val="00035387"/>
    <w:rsid w:val="00042FD9"/>
    <w:rsid w:val="00043921"/>
    <w:rsid w:val="00045202"/>
    <w:rsid w:val="00045F02"/>
    <w:rsid w:val="00050321"/>
    <w:rsid w:val="00051E6B"/>
    <w:rsid w:val="00054B58"/>
    <w:rsid w:val="000657C7"/>
    <w:rsid w:val="00071852"/>
    <w:rsid w:val="00071FEF"/>
    <w:rsid w:val="00074497"/>
    <w:rsid w:val="0007517C"/>
    <w:rsid w:val="00075203"/>
    <w:rsid w:val="000768A9"/>
    <w:rsid w:val="00083F92"/>
    <w:rsid w:val="00085181"/>
    <w:rsid w:val="0008586D"/>
    <w:rsid w:val="00085D72"/>
    <w:rsid w:val="00090FF2"/>
    <w:rsid w:val="00092370"/>
    <w:rsid w:val="000936AC"/>
    <w:rsid w:val="000958CD"/>
    <w:rsid w:val="000A11B2"/>
    <w:rsid w:val="000A4EC2"/>
    <w:rsid w:val="000A4F5B"/>
    <w:rsid w:val="000A5B01"/>
    <w:rsid w:val="000B0639"/>
    <w:rsid w:val="000B414E"/>
    <w:rsid w:val="000B693E"/>
    <w:rsid w:val="000C54B8"/>
    <w:rsid w:val="000C578E"/>
    <w:rsid w:val="000C6950"/>
    <w:rsid w:val="000C7D1D"/>
    <w:rsid w:val="000D7448"/>
    <w:rsid w:val="000E5577"/>
    <w:rsid w:val="000F4CEF"/>
    <w:rsid w:val="000F5C56"/>
    <w:rsid w:val="001036FE"/>
    <w:rsid w:val="001061A6"/>
    <w:rsid w:val="00106C77"/>
    <w:rsid w:val="00111949"/>
    <w:rsid w:val="00112CB4"/>
    <w:rsid w:val="00114035"/>
    <w:rsid w:val="00114E45"/>
    <w:rsid w:val="001174AF"/>
    <w:rsid w:val="00120CAA"/>
    <w:rsid w:val="00120E69"/>
    <w:rsid w:val="00133C24"/>
    <w:rsid w:val="001347CF"/>
    <w:rsid w:val="00136355"/>
    <w:rsid w:val="001439F1"/>
    <w:rsid w:val="0014599F"/>
    <w:rsid w:val="00155C9E"/>
    <w:rsid w:val="0015667D"/>
    <w:rsid w:val="0016371A"/>
    <w:rsid w:val="00164425"/>
    <w:rsid w:val="00171E53"/>
    <w:rsid w:val="001761E8"/>
    <w:rsid w:val="00183E5C"/>
    <w:rsid w:val="001853C2"/>
    <w:rsid w:val="001853DC"/>
    <w:rsid w:val="00187AF1"/>
    <w:rsid w:val="00187C58"/>
    <w:rsid w:val="00190451"/>
    <w:rsid w:val="0019371F"/>
    <w:rsid w:val="00197C89"/>
    <w:rsid w:val="001A04E5"/>
    <w:rsid w:val="001A5DD7"/>
    <w:rsid w:val="001A62D9"/>
    <w:rsid w:val="001B2A1A"/>
    <w:rsid w:val="001B3B36"/>
    <w:rsid w:val="001B5401"/>
    <w:rsid w:val="001B7482"/>
    <w:rsid w:val="001C052B"/>
    <w:rsid w:val="001C0726"/>
    <w:rsid w:val="001D02E6"/>
    <w:rsid w:val="001E13ED"/>
    <w:rsid w:val="001E6D97"/>
    <w:rsid w:val="001F5056"/>
    <w:rsid w:val="001F5B3C"/>
    <w:rsid w:val="002016A4"/>
    <w:rsid w:val="00203996"/>
    <w:rsid w:val="00212268"/>
    <w:rsid w:val="002161CD"/>
    <w:rsid w:val="0022208E"/>
    <w:rsid w:val="00234405"/>
    <w:rsid w:val="002431CB"/>
    <w:rsid w:val="00244D78"/>
    <w:rsid w:val="00244EF2"/>
    <w:rsid w:val="00245B5A"/>
    <w:rsid w:val="00251632"/>
    <w:rsid w:val="00251B79"/>
    <w:rsid w:val="00255F47"/>
    <w:rsid w:val="00261D30"/>
    <w:rsid w:val="002632C6"/>
    <w:rsid w:val="00263D76"/>
    <w:rsid w:val="00275024"/>
    <w:rsid w:val="00275C5F"/>
    <w:rsid w:val="00276EE2"/>
    <w:rsid w:val="00287FF7"/>
    <w:rsid w:val="00292C65"/>
    <w:rsid w:val="00294D9D"/>
    <w:rsid w:val="002B07BC"/>
    <w:rsid w:val="002B4222"/>
    <w:rsid w:val="002B7686"/>
    <w:rsid w:val="002C07C8"/>
    <w:rsid w:val="002C2948"/>
    <w:rsid w:val="002C3694"/>
    <w:rsid w:val="002C5F38"/>
    <w:rsid w:val="002D04CE"/>
    <w:rsid w:val="002D68A2"/>
    <w:rsid w:val="002D6CC3"/>
    <w:rsid w:val="002E38F1"/>
    <w:rsid w:val="002E6B28"/>
    <w:rsid w:val="002F02C4"/>
    <w:rsid w:val="002F2805"/>
    <w:rsid w:val="002F6CA6"/>
    <w:rsid w:val="0030161C"/>
    <w:rsid w:val="003021AC"/>
    <w:rsid w:val="00303C07"/>
    <w:rsid w:val="00304938"/>
    <w:rsid w:val="00305244"/>
    <w:rsid w:val="00307365"/>
    <w:rsid w:val="00310040"/>
    <w:rsid w:val="00315D7B"/>
    <w:rsid w:val="003251CC"/>
    <w:rsid w:val="00332DB3"/>
    <w:rsid w:val="003427DB"/>
    <w:rsid w:val="00342AA2"/>
    <w:rsid w:val="00346E6D"/>
    <w:rsid w:val="003508E4"/>
    <w:rsid w:val="00351999"/>
    <w:rsid w:val="00357266"/>
    <w:rsid w:val="003622BF"/>
    <w:rsid w:val="0036535E"/>
    <w:rsid w:val="0037157A"/>
    <w:rsid w:val="00374721"/>
    <w:rsid w:val="00374A42"/>
    <w:rsid w:val="00382197"/>
    <w:rsid w:val="0039230D"/>
    <w:rsid w:val="003A0D3C"/>
    <w:rsid w:val="003A5C40"/>
    <w:rsid w:val="003B63D7"/>
    <w:rsid w:val="003C569B"/>
    <w:rsid w:val="003C61B0"/>
    <w:rsid w:val="003D1657"/>
    <w:rsid w:val="003D315F"/>
    <w:rsid w:val="003D7972"/>
    <w:rsid w:val="003E2247"/>
    <w:rsid w:val="003E2495"/>
    <w:rsid w:val="003F631E"/>
    <w:rsid w:val="003F6FDB"/>
    <w:rsid w:val="00403FC8"/>
    <w:rsid w:val="004141E6"/>
    <w:rsid w:val="004157DF"/>
    <w:rsid w:val="00415B68"/>
    <w:rsid w:val="0042741A"/>
    <w:rsid w:val="004307FA"/>
    <w:rsid w:val="004315D7"/>
    <w:rsid w:val="00431A8B"/>
    <w:rsid w:val="00432F40"/>
    <w:rsid w:val="00433D8E"/>
    <w:rsid w:val="00433EF2"/>
    <w:rsid w:val="00435BF3"/>
    <w:rsid w:val="00444DC2"/>
    <w:rsid w:val="00446D06"/>
    <w:rsid w:val="00446E09"/>
    <w:rsid w:val="0044726B"/>
    <w:rsid w:val="00452158"/>
    <w:rsid w:val="004524D6"/>
    <w:rsid w:val="00456556"/>
    <w:rsid w:val="00472016"/>
    <w:rsid w:val="004725CF"/>
    <w:rsid w:val="004774EC"/>
    <w:rsid w:val="00481459"/>
    <w:rsid w:val="0048176A"/>
    <w:rsid w:val="00484704"/>
    <w:rsid w:val="00484EFB"/>
    <w:rsid w:val="00485A66"/>
    <w:rsid w:val="00487BEC"/>
    <w:rsid w:val="004901C3"/>
    <w:rsid w:val="004A0867"/>
    <w:rsid w:val="004A20CB"/>
    <w:rsid w:val="004A352B"/>
    <w:rsid w:val="004A6F01"/>
    <w:rsid w:val="004B4BA8"/>
    <w:rsid w:val="004B4D4D"/>
    <w:rsid w:val="004B5F76"/>
    <w:rsid w:val="004C0645"/>
    <w:rsid w:val="004C63F8"/>
    <w:rsid w:val="004C75D1"/>
    <w:rsid w:val="004D2DA0"/>
    <w:rsid w:val="004D57DE"/>
    <w:rsid w:val="004D7A81"/>
    <w:rsid w:val="004E72FA"/>
    <w:rsid w:val="004F0F23"/>
    <w:rsid w:val="004F488B"/>
    <w:rsid w:val="00505A3F"/>
    <w:rsid w:val="0050668C"/>
    <w:rsid w:val="005119C1"/>
    <w:rsid w:val="005136ED"/>
    <w:rsid w:val="00515E67"/>
    <w:rsid w:val="00516FA6"/>
    <w:rsid w:val="0053314D"/>
    <w:rsid w:val="0053423C"/>
    <w:rsid w:val="00536FEA"/>
    <w:rsid w:val="00537FBE"/>
    <w:rsid w:val="005479FD"/>
    <w:rsid w:val="00557B37"/>
    <w:rsid w:val="00570223"/>
    <w:rsid w:val="00575973"/>
    <w:rsid w:val="00582DF2"/>
    <w:rsid w:val="00591797"/>
    <w:rsid w:val="00591FD3"/>
    <w:rsid w:val="0059211B"/>
    <w:rsid w:val="00592769"/>
    <w:rsid w:val="00596AC7"/>
    <w:rsid w:val="00596DC8"/>
    <w:rsid w:val="00596F0E"/>
    <w:rsid w:val="005A6D50"/>
    <w:rsid w:val="005B4D5F"/>
    <w:rsid w:val="005C3A3D"/>
    <w:rsid w:val="005C5FA1"/>
    <w:rsid w:val="005D0015"/>
    <w:rsid w:val="005D22D7"/>
    <w:rsid w:val="005D3663"/>
    <w:rsid w:val="005D3DA4"/>
    <w:rsid w:val="005D48D9"/>
    <w:rsid w:val="005E70CE"/>
    <w:rsid w:val="005F2037"/>
    <w:rsid w:val="00603E1E"/>
    <w:rsid w:val="00606DD7"/>
    <w:rsid w:val="006132B6"/>
    <w:rsid w:val="00614CFB"/>
    <w:rsid w:val="006167CD"/>
    <w:rsid w:val="006338EA"/>
    <w:rsid w:val="006424A7"/>
    <w:rsid w:val="006445D0"/>
    <w:rsid w:val="006544F9"/>
    <w:rsid w:val="00656014"/>
    <w:rsid w:val="00663C40"/>
    <w:rsid w:val="006701AB"/>
    <w:rsid w:val="00670470"/>
    <w:rsid w:val="00675770"/>
    <w:rsid w:val="00686165"/>
    <w:rsid w:val="00695F09"/>
    <w:rsid w:val="006B2300"/>
    <w:rsid w:val="006B2F2E"/>
    <w:rsid w:val="006C312D"/>
    <w:rsid w:val="006C4D96"/>
    <w:rsid w:val="006D2604"/>
    <w:rsid w:val="006D400B"/>
    <w:rsid w:val="006E0066"/>
    <w:rsid w:val="006E652D"/>
    <w:rsid w:val="006E68F9"/>
    <w:rsid w:val="006F0392"/>
    <w:rsid w:val="006F178F"/>
    <w:rsid w:val="006F1FD3"/>
    <w:rsid w:val="006F40C5"/>
    <w:rsid w:val="006F55B3"/>
    <w:rsid w:val="006F6251"/>
    <w:rsid w:val="006F74A5"/>
    <w:rsid w:val="00703A6E"/>
    <w:rsid w:val="00703A76"/>
    <w:rsid w:val="007101AF"/>
    <w:rsid w:val="007107A4"/>
    <w:rsid w:val="0071363B"/>
    <w:rsid w:val="00722989"/>
    <w:rsid w:val="007241DC"/>
    <w:rsid w:val="007306C5"/>
    <w:rsid w:val="00734C8A"/>
    <w:rsid w:val="00734F41"/>
    <w:rsid w:val="00736287"/>
    <w:rsid w:val="007363FA"/>
    <w:rsid w:val="00737F2E"/>
    <w:rsid w:val="00740F74"/>
    <w:rsid w:val="00742F8E"/>
    <w:rsid w:val="00746AB8"/>
    <w:rsid w:val="0075190C"/>
    <w:rsid w:val="00751F7A"/>
    <w:rsid w:val="0076145A"/>
    <w:rsid w:val="00761CE5"/>
    <w:rsid w:val="00766183"/>
    <w:rsid w:val="00775D04"/>
    <w:rsid w:val="00777B16"/>
    <w:rsid w:val="00783F1D"/>
    <w:rsid w:val="00790FD0"/>
    <w:rsid w:val="007A29C1"/>
    <w:rsid w:val="007A7B50"/>
    <w:rsid w:val="007B3C29"/>
    <w:rsid w:val="007B652B"/>
    <w:rsid w:val="007B70E4"/>
    <w:rsid w:val="007B7CCA"/>
    <w:rsid w:val="007C567F"/>
    <w:rsid w:val="007C6217"/>
    <w:rsid w:val="007D128A"/>
    <w:rsid w:val="007D20F3"/>
    <w:rsid w:val="007D5716"/>
    <w:rsid w:val="007E1FED"/>
    <w:rsid w:val="007E2654"/>
    <w:rsid w:val="007E4621"/>
    <w:rsid w:val="007F685C"/>
    <w:rsid w:val="00802B6F"/>
    <w:rsid w:val="008042E6"/>
    <w:rsid w:val="00812EDC"/>
    <w:rsid w:val="0081399B"/>
    <w:rsid w:val="008157EC"/>
    <w:rsid w:val="00816512"/>
    <w:rsid w:val="008212D6"/>
    <w:rsid w:val="0082764A"/>
    <w:rsid w:val="00830BEF"/>
    <w:rsid w:val="00831718"/>
    <w:rsid w:val="008506E6"/>
    <w:rsid w:val="00850F89"/>
    <w:rsid w:val="00856615"/>
    <w:rsid w:val="008617C0"/>
    <w:rsid w:val="00861AE1"/>
    <w:rsid w:val="00873280"/>
    <w:rsid w:val="008738F2"/>
    <w:rsid w:val="008779DE"/>
    <w:rsid w:val="008847D6"/>
    <w:rsid w:val="008920B4"/>
    <w:rsid w:val="00892AEC"/>
    <w:rsid w:val="008977C0"/>
    <w:rsid w:val="008A2DF2"/>
    <w:rsid w:val="008A51C7"/>
    <w:rsid w:val="008A5BAB"/>
    <w:rsid w:val="008B2317"/>
    <w:rsid w:val="008B43C7"/>
    <w:rsid w:val="008B5527"/>
    <w:rsid w:val="008C0884"/>
    <w:rsid w:val="008D59DA"/>
    <w:rsid w:val="008E12EF"/>
    <w:rsid w:val="008E5B02"/>
    <w:rsid w:val="008E62F0"/>
    <w:rsid w:val="008E7276"/>
    <w:rsid w:val="008F0BF7"/>
    <w:rsid w:val="008F1662"/>
    <w:rsid w:val="00904B83"/>
    <w:rsid w:val="0090717D"/>
    <w:rsid w:val="009076AB"/>
    <w:rsid w:val="0091603D"/>
    <w:rsid w:val="00916F8C"/>
    <w:rsid w:val="00933EEA"/>
    <w:rsid w:val="00934121"/>
    <w:rsid w:val="00937C24"/>
    <w:rsid w:val="00942CF7"/>
    <w:rsid w:val="00950E9F"/>
    <w:rsid w:val="0095197C"/>
    <w:rsid w:val="00952C20"/>
    <w:rsid w:val="00954910"/>
    <w:rsid w:val="0096141F"/>
    <w:rsid w:val="00963CFB"/>
    <w:rsid w:val="009645E4"/>
    <w:rsid w:val="009917E1"/>
    <w:rsid w:val="00995E65"/>
    <w:rsid w:val="009A1621"/>
    <w:rsid w:val="009A2043"/>
    <w:rsid w:val="009A2066"/>
    <w:rsid w:val="009A53BB"/>
    <w:rsid w:val="009B49A0"/>
    <w:rsid w:val="009B6231"/>
    <w:rsid w:val="009C37FF"/>
    <w:rsid w:val="009D02DC"/>
    <w:rsid w:val="009D04F6"/>
    <w:rsid w:val="009D1708"/>
    <w:rsid w:val="009D1C03"/>
    <w:rsid w:val="009D2671"/>
    <w:rsid w:val="009D449D"/>
    <w:rsid w:val="009D537E"/>
    <w:rsid w:val="009D762C"/>
    <w:rsid w:val="009E0C6B"/>
    <w:rsid w:val="009E20D7"/>
    <w:rsid w:val="009E7C6C"/>
    <w:rsid w:val="009E7E22"/>
    <w:rsid w:val="009F012A"/>
    <w:rsid w:val="009F1CC4"/>
    <w:rsid w:val="009F1D2E"/>
    <w:rsid w:val="009F4904"/>
    <w:rsid w:val="009F4AAB"/>
    <w:rsid w:val="009F60E6"/>
    <w:rsid w:val="009F7BDD"/>
    <w:rsid w:val="00A014BF"/>
    <w:rsid w:val="00A031A3"/>
    <w:rsid w:val="00A10267"/>
    <w:rsid w:val="00A1119E"/>
    <w:rsid w:val="00A11628"/>
    <w:rsid w:val="00A14A49"/>
    <w:rsid w:val="00A2093A"/>
    <w:rsid w:val="00A216E5"/>
    <w:rsid w:val="00A22BDE"/>
    <w:rsid w:val="00A25289"/>
    <w:rsid w:val="00A25B62"/>
    <w:rsid w:val="00A30563"/>
    <w:rsid w:val="00A32184"/>
    <w:rsid w:val="00A322BE"/>
    <w:rsid w:val="00A32E6D"/>
    <w:rsid w:val="00A333D2"/>
    <w:rsid w:val="00A34647"/>
    <w:rsid w:val="00A3783C"/>
    <w:rsid w:val="00A41C5E"/>
    <w:rsid w:val="00A5116D"/>
    <w:rsid w:val="00A57BFB"/>
    <w:rsid w:val="00A657CF"/>
    <w:rsid w:val="00A70372"/>
    <w:rsid w:val="00A7397A"/>
    <w:rsid w:val="00A739CB"/>
    <w:rsid w:val="00A80725"/>
    <w:rsid w:val="00A81C5F"/>
    <w:rsid w:val="00A866FC"/>
    <w:rsid w:val="00A944B0"/>
    <w:rsid w:val="00AA1C68"/>
    <w:rsid w:val="00AA1E4E"/>
    <w:rsid w:val="00AA3A73"/>
    <w:rsid w:val="00AB033D"/>
    <w:rsid w:val="00AB3618"/>
    <w:rsid w:val="00AB430C"/>
    <w:rsid w:val="00AC1B18"/>
    <w:rsid w:val="00AC6D14"/>
    <w:rsid w:val="00AD0A24"/>
    <w:rsid w:val="00AD3DFC"/>
    <w:rsid w:val="00AD76FF"/>
    <w:rsid w:val="00AE25C1"/>
    <w:rsid w:val="00AE5EC2"/>
    <w:rsid w:val="00AF0076"/>
    <w:rsid w:val="00AF0B5E"/>
    <w:rsid w:val="00AF1954"/>
    <w:rsid w:val="00AF3153"/>
    <w:rsid w:val="00AF4252"/>
    <w:rsid w:val="00AF4600"/>
    <w:rsid w:val="00B00E3E"/>
    <w:rsid w:val="00B03E4E"/>
    <w:rsid w:val="00B059E4"/>
    <w:rsid w:val="00B23DA2"/>
    <w:rsid w:val="00B24EA9"/>
    <w:rsid w:val="00B26429"/>
    <w:rsid w:val="00B301D0"/>
    <w:rsid w:val="00B30B48"/>
    <w:rsid w:val="00B30E76"/>
    <w:rsid w:val="00B31789"/>
    <w:rsid w:val="00B31D1B"/>
    <w:rsid w:val="00B32FFB"/>
    <w:rsid w:val="00B42290"/>
    <w:rsid w:val="00B57D6B"/>
    <w:rsid w:val="00B60E31"/>
    <w:rsid w:val="00B62FD4"/>
    <w:rsid w:val="00B63532"/>
    <w:rsid w:val="00B71DF4"/>
    <w:rsid w:val="00B72297"/>
    <w:rsid w:val="00B72370"/>
    <w:rsid w:val="00B75233"/>
    <w:rsid w:val="00B81ED2"/>
    <w:rsid w:val="00B82F7C"/>
    <w:rsid w:val="00B838A6"/>
    <w:rsid w:val="00B83D79"/>
    <w:rsid w:val="00B94C45"/>
    <w:rsid w:val="00BA086B"/>
    <w:rsid w:val="00BA3224"/>
    <w:rsid w:val="00BA42B5"/>
    <w:rsid w:val="00BB12E0"/>
    <w:rsid w:val="00BB2F78"/>
    <w:rsid w:val="00BB5C7C"/>
    <w:rsid w:val="00BC0551"/>
    <w:rsid w:val="00BC2011"/>
    <w:rsid w:val="00BC5668"/>
    <w:rsid w:val="00BD2688"/>
    <w:rsid w:val="00BD5659"/>
    <w:rsid w:val="00BD651A"/>
    <w:rsid w:val="00BD6887"/>
    <w:rsid w:val="00BE4FC9"/>
    <w:rsid w:val="00BE673E"/>
    <w:rsid w:val="00C15DAB"/>
    <w:rsid w:val="00C1678F"/>
    <w:rsid w:val="00C17243"/>
    <w:rsid w:val="00C268BE"/>
    <w:rsid w:val="00C27A29"/>
    <w:rsid w:val="00C41E5E"/>
    <w:rsid w:val="00C4211C"/>
    <w:rsid w:val="00C44036"/>
    <w:rsid w:val="00C50DB2"/>
    <w:rsid w:val="00C51B41"/>
    <w:rsid w:val="00C51BA1"/>
    <w:rsid w:val="00C60F9D"/>
    <w:rsid w:val="00C60FEA"/>
    <w:rsid w:val="00C63035"/>
    <w:rsid w:val="00C66492"/>
    <w:rsid w:val="00C810E4"/>
    <w:rsid w:val="00C81B8F"/>
    <w:rsid w:val="00C82CC5"/>
    <w:rsid w:val="00C85FBD"/>
    <w:rsid w:val="00CA5F12"/>
    <w:rsid w:val="00CC0708"/>
    <w:rsid w:val="00CD013E"/>
    <w:rsid w:val="00CD0BBD"/>
    <w:rsid w:val="00CD3455"/>
    <w:rsid w:val="00CD56F9"/>
    <w:rsid w:val="00CF4BE0"/>
    <w:rsid w:val="00CF7DBD"/>
    <w:rsid w:val="00D006BC"/>
    <w:rsid w:val="00D02FAC"/>
    <w:rsid w:val="00D045E9"/>
    <w:rsid w:val="00D05AE1"/>
    <w:rsid w:val="00D06E7F"/>
    <w:rsid w:val="00D11003"/>
    <w:rsid w:val="00D13A04"/>
    <w:rsid w:val="00D153EE"/>
    <w:rsid w:val="00D16694"/>
    <w:rsid w:val="00D225E1"/>
    <w:rsid w:val="00D241CA"/>
    <w:rsid w:val="00D269E6"/>
    <w:rsid w:val="00D3265F"/>
    <w:rsid w:val="00D343C7"/>
    <w:rsid w:val="00D35636"/>
    <w:rsid w:val="00D3727B"/>
    <w:rsid w:val="00D40DF5"/>
    <w:rsid w:val="00D44508"/>
    <w:rsid w:val="00D46220"/>
    <w:rsid w:val="00D47621"/>
    <w:rsid w:val="00D51C63"/>
    <w:rsid w:val="00D52157"/>
    <w:rsid w:val="00D5334B"/>
    <w:rsid w:val="00D6000A"/>
    <w:rsid w:val="00D639A1"/>
    <w:rsid w:val="00D65BC7"/>
    <w:rsid w:val="00D66633"/>
    <w:rsid w:val="00D734F5"/>
    <w:rsid w:val="00D73768"/>
    <w:rsid w:val="00D74508"/>
    <w:rsid w:val="00D80BE5"/>
    <w:rsid w:val="00D81437"/>
    <w:rsid w:val="00D842B9"/>
    <w:rsid w:val="00D8471C"/>
    <w:rsid w:val="00D92C43"/>
    <w:rsid w:val="00D93DD6"/>
    <w:rsid w:val="00DB3D1D"/>
    <w:rsid w:val="00DB5587"/>
    <w:rsid w:val="00DC2B2E"/>
    <w:rsid w:val="00DD0B89"/>
    <w:rsid w:val="00DD606A"/>
    <w:rsid w:val="00DF1FAD"/>
    <w:rsid w:val="00DF70AA"/>
    <w:rsid w:val="00DF75BD"/>
    <w:rsid w:val="00E02083"/>
    <w:rsid w:val="00E03AC4"/>
    <w:rsid w:val="00E03F43"/>
    <w:rsid w:val="00E059C0"/>
    <w:rsid w:val="00E05DF7"/>
    <w:rsid w:val="00E06F4B"/>
    <w:rsid w:val="00E1024E"/>
    <w:rsid w:val="00E1709C"/>
    <w:rsid w:val="00E204A0"/>
    <w:rsid w:val="00E23776"/>
    <w:rsid w:val="00E25257"/>
    <w:rsid w:val="00E26EB8"/>
    <w:rsid w:val="00E27BC9"/>
    <w:rsid w:val="00E31D65"/>
    <w:rsid w:val="00E330AB"/>
    <w:rsid w:val="00E334BC"/>
    <w:rsid w:val="00E35EE4"/>
    <w:rsid w:val="00E45FA7"/>
    <w:rsid w:val="00E532D0"/>
    <w:rsid w:val="00E54C39"/>
    <w:rsid w:val="00E60243"/>
    <w:rsid w:val="00E70CEA"/>
    <w:rsid w:val="00E73155"/>
    <w:rsid w:val="00E76D87"/>
    <w:rsid w:val="00E8053D"/>
    <w:rsid w:val="00E81C13"/>
    <w:rsid w:val="00E8402B"/>
    <w:rsid w:val="00E877C6"/>
    <w:rsid w:val="00E926D7"/>
    <w:rsid w:val="00E9276C"/>
    <w:rsid w:val="00E95977"/>
    <w:rsid w:val="00EB1ACA"/>
    <w:rsid w:val="00EB547E"/>
    <w:rsid w:val="00EC11D6"/>
    <w:rsid w:val="00EC31E3"/>
    <w:rsid w:val="00EC5ADE"/>
    <w:rsid w:val="00ED3DA5"/>
    <w:rsid w:val="00ED546B"/>
    <w:rsid w:val="00ED5BCD"/>
    <w:rsid w:val="00ED6BD4"/>
    <w:rsid w:val="00ED6FAF"/>
    <w:rsid w:val="00EE51F7"/>
    <w:rsid w:val="00EF44C8"/>
    <w:rsid w:val="00F02977"/>
    <w:rsid w:val="00F175DB"/>
    <w:rsid w:val="00F23026"/>
    <w:rsid w:val="00F245E1"/>
    <w:rsid w:val="00F25B4B"/>
    <w:rsid w:val="00F26A41"/>
    <w:rsid w:val="00F305F9"/>
    <w:rsid w:val="00F36EEC"/>
    <w:rsid w:val="00F4424E"/>
    <w:rsid w:val="00F464ED"/>
    <w:rsid w:val="00F52666"/>
    <w:rsid w:val="00F624B4"/>
    <w:rsid w:val="00F627E2"/>
    <w:rsid w:val="00F71DBC"/>
    <w:rsid w:val="00F74679"/>
    <w:rsid w:val="00F74E05"/>
    <w:rsid w:val="00F76FF3"/>
    <w:rsid w:val="00F81E70"/>
    <w:rsid w:val="00F82CDC"/>
    <w:rsid w:val="00F95132"/>
    <w:rsid w:val="00FA332F"/>
    <w:rsid w:val="00FA5522"/>
    <w:rsid w:val="00FB06A5"/>
    <w:rsid w:val="00FD0B5A"/>
    <w:rsid w:val="00FD1230"/>
    <w:rsid w:val="00FD12B0"/>
    <w:rsid w:val="00FD212E"/>
    <w:rsid w:val="00FD2201"/>
    <w:rsid w:val="00FD25EB"/>
    <w:rsid w:val="00FD6096"/>
    <w:rsid w:val="00FE0B5D"/>
    <w:rsid w:val="00FE3FF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084A"/>
  <w15:chartTrackingRefBased/>
  <w15:docId w15:val="{7A87EFCC-1EAE-D947-B0A9-A795D5CA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52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C052B"/>
    <w:rPr>
      <w:sz w:val="16"/>
      <w:szCs w:val="16"/>
    </w:rPr>
  </w:style>
  <w:style w:type="paragraph" w:styleId="NormalWeb">
    <w:name w:val="Normal (Web)"/>
    <w:basedOn w:val="Normal"/>
    <w:uiPriority w:val="99"/>
    <w:unhideWhenUsed/>
    <w:rsid w:val="00536FEA"/>
    <w:pPr>
      <w:spacing w:before="100" w:beforeAutospacing="1" w:after="100" w:afterAutospacing="1"/>
    </w:pPr>
  </w:style>
  <w:style w:type="paragraph" w:styleId="Revision">
    <w:name w:val="Revision"/>
    <w:hidden/>
    <w:uiPriority w:val="99"/>
    <w:semiHidden/>
    <w:rsid w:val="00536FEA"/>
    <w:rPr>
      <w:rFonts w:ascii="Times New Roman" w:eastAsia="Times New Roman" w:hAnsi="Times New Roman" w:cs="Times New Roman"/>
    </w:rPr>
  </w:style>
  <w:style w:type="paragraph" w:styleId="CommentText">
    <w:name w:val="annotation text"/>
    <w:basedOn w:val="Normal"/>
    <w:link w:val="CommentTextChar"/>
    <w:uiPriority w:val="99"/>
    <w:unhideWhenUsed/>
    <w:rsid w:val="00AD0A24"/>
    <w:rPr>
      <w:sz w:val="20"/>
      <w:szCs w:val="20"/>
    </w:rPr>
  </w:style>
  <w:style w:type="character" w:customStyle="1" w:styleId="CommentTextChar">
    <w:name w:val="Comment Text Char"/>
    <w:basedOn w:val="DefaultParagraphFont"/>
    <w:link w:val="CommentText"/>
    <w:uiPriority w:val="99"/>
    <w:rsid w:val="00AD0A2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D0A24"/>
    <w:rPr>
      <w:b/>
      <w:bCs/>
    </w:rPr>
  </w:style>
  <w:style w:type="character" w:customStyle="1" w:styleId="CommentSubjectChar">
    <w:name w:val="Comment Subject Char"/>
    <w:basedOn w:val="CommentTextChar"/>
    <w:link w:val="CommentSubject"/>
    <w:uiPriority w:val="99"/>
    <w:semiHidden/>
    <w:rsid w:val="00AD0A24"/>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5D3DA4"/>
    <w:rPr>
      <w:color w:val="0563C1" w:themeColor="hyperlink"/>
      <w:u w:val="single"/>
    </w:rPr>
  </w:style>
  <w:style w:type="paragraph" w:styleId="ListParagraph">
    <w:name w:val="List Paragraph"/>
    <w:basedOn w:val="Normal"/>
    <w:uiPriority w:val="34"/>
    <w:qFormat/>
    <w:rsid w:val="005D3DA4"/>
    <w:pPr>
      <w:ind w:left="720"/>
      <w:contextualSpacing/>
    </w:pPr>
  </w:style>
  <w:style w:type="character" w:styleId="UnresolvedMention">
    <w:name w:val="Unresolved Mention"/>
    <w:basedOn w:val="DefaultParagraphFont"/>
    <w:uiPriority w:val="99"/>
    <w:semiHidden/>
    <w:unhideWhenUsed/>
    <w:rsid w:val="008506E6"/>
    <w:rPr>
      <w:color w:val="605E5C"/>
      <w:shd w:val="clear" w:color="auto" w:fill="E1DFDD"/>
    </w:rPr>
  </w:style>
  <w:style w:type="paragraph" w:styleId="Bibliography">
    <w:name w:val="Bibliography"/>
    <w:basedOn w:val="Normal"/>
    <w:next w:val="Normal"/>
    <w:uiPriority w:val="37"/>
    <w:unhideWhenUsed/>
    <w:rsid w:val="002F6CA6"/>
    <w:pPr>
      <w:tabs>
        <w:tab w:val="left" w:pos="380"/>
      </w:tabs>
      <w:spacing w:line="480" w:lineRule="auto"/>
      <w:ind w:left="720" w:hanging="720"/>
    </w:pPr>
  </w:style>
  <w:style w:type="character" w:styleId="FollowedHyperlink">
    <w:name w:val="FollowedHyperlink"/>
    <w:basedOn w:val="DefaultParagraphFont"/>
    <w:uiPriority w:val="99"/>
    <w:semiHidden/>
    <w:unhideWhenUsed/>
    <w:rsid w:val="00AE25C1"/>
    <w:rPr>
      <w:color w:val="954F72" w:themeColor="followedHyperlink"/>
      <w:u w:val="single"/>
    </w:rPr>
  </w:style>
  <w:style w:type="paragraph" w:styleId="Header">
    <w:name w:val="header"/>
    <w:basedOn w:val="Normal"/>
    <w:link w:val="HeaderChar"/>
    <w:uiPriority w:val="99"/>
    <w:unhideWhenUsed/>
    <w:rsid w:val="00382197"/>
    <w:pPr>
      <w:tabs>
        <w:tab w:val="center" w:pos="4680"/>
        <w:tab w:val="right" w:pos="9360"/>
      </w:tabs>
    </w:pPr>
  </w:style>
  <w:style w:type="character" w:customStyle="1" w:styleId="HeaderChar">
    <w:name w:val="Header Char"/>
    <w:basedOn w:val="DefaultParagraphFont"/>
    <w:link w:val="Header"/>
    <w:uiPriority w:val="99"/>
    <w:rsid w:val="00382197"/>
    <w:rPr>
      <w:rFonts w:ascii="Times New Roman" w:eastAsia="Times New Roman" w:hAnsi="Times New Roman" w:cs="Times New Roman"/>
    </w:rPr>
  </w:style>
  <w:style w:type="paragraph" w:styleId="Footer">
    <w:name w:val="footer"/>
    <w:basedOn w:val="Normal"/>
    <w:link w:val="FooterChar"/>
    <w:uiPriority w:val="99"/>
    <w:unhideWhenUsed/>
    <w:rsid w:val="00382197"/>
    <w:pPr>
      <w:tabs>
        <w:tab w:val="center" w:pos="4680"/>
        <w:tab w:val="right" w:pos="9360"/>
      </w:tabs>
    </w:pPr>
  </w:style>
  <w:style w:type="character" w:customStyle="1" w:styleId="FooterChar">
    <w:name w:val="Footer Char"/>
    <w:basedOn w:val="DefaultParagraphFont"/>
    <w:link w:val="Footer"/>
    <w:uiPriority w:val="99"/>
    <w:rsid w:val="0038219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8310">
      <w:bodyDiv w:val="1"/>
      <w:marLeft w:val="0"/>
      <w:marRight w:val="0"/>
      <w:marTop w:val="0"/>
      <w:marBottom w:val="0"/>
      <w:divBdr>
        <w:top w:val="none" w:sz="0" w:space="0" w:color="auto"/>
        <w:left w:val="none" w:sz="0" w:space="0" w:color="auto"/>
        <w:bottom w:val="none" w:sz="0" w:space="0" w:color="auto"/>
        <w:right w:val="none" w:sz="0" w:space="0" w:color="auto"/>
      </w:divBdr>
    </w:div>
    <w:div w:id="246886796">
      <w:bodyDiv w:val="1"/>
      <w:marLeft w:val="0"/>
      <w:marRight w:val="0"/>
      <w:marTop w:val="0"/>
      <w:marBottom w:val="0"/>
      <w:divBdr>
        <w:top w:val="none" w:sz="0" w:space="0" w:color="auto"/>
        <w:left w:val="none" w:sz="0" w:space="0" w:color="auto"/>
        <w:bottom w:val="none" w:sz="0" w:space="0" w:color="auto"/>
        <w:right w:val="none" w:sz="0" w:space="0" w:color="auto"/>
      </w:divBdr>
    </w:div>
    <w:div w:id="341475135">
      <w:bodyDiv w:val="1"/>
      <w:marLeft w:val="0"/>
      <w:marRight w:val="0"/>
      <w:marTop w:val="0"/>
      <w:marBottom w:val="0"/>
      <w:divBdr>
        <w:top w:val="none" w:sz="0" w:space="0" w:color="auto"/>
        <w:left w:val="none" w:sz="0" w:space="0" w:color="auto"/>
        <w:bottom w:val="none" w:sz="0" w:space="0" w:color="auto"/>
        <w:right w:val="none" w:sz="0" w:space="0" w:color="auto"/>
      </w:divBdr>
    </w:div>
    <w:div w:id="372730604">
      <w:bodyDiv w:val="1"/>
      <w:marLeft w:val="0"/>
      <w:marRight w:val="0"/>
      <w:marTop w:val="0"/>
      <w:marBottom w:val="0"/>
      <w:divBdr>
        <w:top w:val="none" w:sz="0" w:space="0" w:color="auto"/>
        <w:left w:val="none" w:sz="0" w:space="0" w:color="auto"/>
        <w:bottom w:val="none" w:sz="0" w:space="0" w:color="auto"/>
        <w:right w:val="none" w:sz="0" w:space="0" w:color="auto"/>
      </w:divBdr>
    </w:div>
    <w:div w:id="471673790">
      <w:bodyDiv w:val="1"/>
      <w:marLeft w:val="0"/>
      <w:marRight w:val="0"/>
      <w:marTop w:val="0"/>
      <w:marBottom w:val="0"/>
      <w:divBdr>
        <w:top w:val="none" w:sz="0" w:space="0" w:color="auto"/>
        <w:left w:val="none" w:sz="0" w:space="0" w:color="auto"/>
        <w:bottom w:val="none" w:sz="0" w:space="0" w:color="auto"/>
        <w:right w:val="none" w:sz="0" w:space="0" w:color="auto"/>
      </w:divBdr>
    </w:div>
    <w:div w:id="1337417626">
      <w:bodyDiv w:val="1"/>
      <w:marLeft w:val="0"/>
      <w:marRight w:val="0"/>
      <w:marTop w:val="0"/>
      <w:marBottom w:val="0"/>
      <w:divBdr>
        <w:top w:val="none" w:sz="0" w:space="0" w:color="auto"/>
        <w:left w:val="none" w:sz="0" w:space="0" w:color="auto"/>
        <w:bottom w:val="none" w:sz="0" w:space="0" w:color="auto"/>
        <w:right w:val="none" w:sz="0" w:space="0" w:color="auto"/>
      </w:divBdr>
    </w:div>
    <w:div w:id="1578898243">
      <w:bodyDiv w:val="1"/>
      <w:marLeft w:val="0"/>
      <w:marRight w:val="0"/>
      <w:marTop w:val="0"/>
      <w:marBottom w:val="0"/>
      <w:divBdr>
        <w:top w:val="none" w:sz="0" w:space="0" w:color="auto"/>
        <w:left w:val="none" w:sz="0" w:space="0" w:color="auto"/>
        <w:bottom w:val="none" w:sz="0" w:space="0" w:color="auto"/>
        <w:right w:val="none" w:sz="0" w:space="0" w:color="auto"/>
      </w:divBdr>
    </w:div>
    <w:div w:id="1584293155">
      <w:bodyDiv w:val="1"/>
      <w:marLeft w:val="0"/>
      <w:marRight w:val="0"/>
      <w:marTop w:val="0"/>
      <w:marBottom w:val="0"/>
      <w:divBdr>
        <w:top w:val="none" w:sz="0" w:space="0" w:color="auto"/>
        <w:left w:val="none" w:sz="0" w:space="0" w:color="auto"/>
        <w:bottom w:val="none" w:sz="0" w:space="0" w:color="auto"/>
        <w:right w:val="none" w:sz="0" w:space="0" w:color="auto"/>
      </w:divBdr>
      <w:divsChild>
        <w:div w:id="909465028">
          <w:marLeft w:val="480"/>
          <w:marRight w:val="0"/>
          <w:marTop w:val="0"/>
          <w:marBottom w:val="0"/>
          <w:divBdr>
            <w:top w:val="none" w:sz="0" w:space="0" w:color="auto"/>
            <w:left w:val="none" w:sz="0" w:space="0" w:color="auto"/>
            <w:bottom w:val="none" w:sz="0" w:space="0" w:color="auto"/>
            <w:right w:val="none" w:sz="0" w:space="0" w:color="auto"/>
          </w:divBdr>
          <w:divsChild>
            <w:div w:id="15915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8915">
      <w:bodyDiv w:val="1"/>
      <w:marLeft w:val="0"/>
      <w:marRight w:val="0"/>
      <w:marTop w:val="0"/>
      <w:marBottom w:val="0"/>
      <w:divBdr>
        <w:top w:val="none" w:sz="0" w:space="0" w:color="auto"/>
        <w:left w:val="none" w:sz="0" w:space="0" w:color="auto"/>
        <w:bottom w:val="none" w:sz="0" w:space="0" w:color="auto"/>
        <w:right w:val="none" w:sz="0" w:space="0" w:color="auto"/>
      </w:divBdr>
      <w:divsChild>
        <w:div w:id="349113848">
          <w:marLeft w:val="0"/>
          <w:marRight w:val="0"/>
          <w:marTop w:val="0"/>
          <w:marBottom w:val="0"/>
          <w:divBdr>
            <w:top w:val="single" w:sz="2" w:space="0" w:color="auto"/>
            <w:left w:val="single" w:sz="2" w:space="0" w:color="auto"/>
            <w:bottom w:val="single" w:sz="6" w:space="0" w:color="auto"/>
            <w:right w:val="single" w:sz="2" w:space="0" w:color="auto"/>
          </w:divBdr>
          <w:divsChild>
            <w:div w:id="6146766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838298">
                  <w:marLeft w:val="0"/>
                  <w:marRight w:val="0"/>
                  <w:marTop w:val="0"/>
                  <w:marBottom w:val="0"/>
                  <w:divBdr>
                    <w:top w:val="single" w:sz="2" w:space="0" w:color="D9D9E3"/>
                    <w:left w:val="single" w:sz="2" w:space="0" w:color="D9D9E3"/>
                    <w:bottom w:val="single" w:sz="2" w:space="0" w:color="D9D9E3"/>
                    <w:right w:val="single" w:sz="2" w:space="0" w:color="D9D9E3"/>
                  </w:divBdr>
                  <w:divsChild>
                    <w:div w:id="258677932">
                      <w:marLeft w:val="0"/>
                      <w:marRight w:val="0"/>
                      <w:marTop w:val="0"/>
                      <w:marBottom w:val="0"/>
                      <w:divBdr>
                        <w:top w:val="single" w:sz="2" w:space="0" w:color="D9D9E3"/>
                        <w:left w:val="single" w:sz="2" w:space="0" w:color="D9D9E3"/>
                        <w:bottom w:val="single" w:sz="2" w:space="0" w:color="D9D9E3"/>
                        <w:right w:val="single" w:sz="2" w:space="0" w:color="D9D9E3"/>
                      </w:divBdr>
                      <w:divsChild>
                        <w:div w:id="70590917">
                          <w:marLeft w:val="0"/>
                          <w:marRight w:val="0"/>
                          <w:marTop w:val="0"/>
                          <w:marBottom w:val="0"/>
                          <w:divBdr>
                            <w:top w:val="single" w:sz="2" w:space="0" w:color="D9D9E3"/>
                            <w:left w:val="single" w:sz="2" w:space="0" w:color="D9D9E3"/>
                            <w:bottom w:val="single" w:sz="2" w:space="0" w:color="D9D9E3"/>
                            <w:right w:val="single" w:sz="2" w:space="0" w:color="D9D9E3"/>
                          </w:divBdr>
                          <w:divsChild>
                            <w:div w:id="1369913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7919595">
      <w:bodyDiv w:val="1"/>
      <w:marLeft w:val="0"/>
      <w:marRight w:val="0"/>
      <w:marTop w:val="0"/>
      <w:marBottom w:val="0"/>
      <w:divBdr>
        <w:top w:val="none" w:sz="0" w:space="0" w:color="auto"/>
        <w:left w:val="none" w:sz="0" w:space="0" w:color="auto"/>
        <w:bottom w:val="none" w:sz="0" w:space="0" w:color="auto"/>
        <w:right w:val="none" w:sz="0" w:space="0" w:color="auto"/>
      </w:divBdr>
    </w:div>
    <w:div w:id="211505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jp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jp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BCA5C-B49D-D040-901B-A4A2B856E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9908</Words>
  <Characters>56477</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Sirohi Kumar</dc:creator>
  <cp:keywords/>
  <dc:description/>
  <cp:lastModifiedBy>Radakovic, Aleksandar</cp:lastModifiedBy>
  <cp:revision>2</cp:revision>
  <cp:lastPrinted>2023-05-23T19:59:00Z</cp:lastPrinted>
  <dcterms:created xsi:type="dcterms:W3CDTF">2024-01-31T03:33:00Z</dcterms:created>
  <dcterms:modified xsi:type="dcterms:W3CDTF">2024-01-31T03:33:00Z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id="FChFba5o"/&gt;&lt;style id="http://www.zotero.org/styles/modern-language-association-for-JEI" locale="en-US"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ies>
</file>